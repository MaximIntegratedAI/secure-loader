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D033F" w14:textId="3F55F3E7" w:rsidR="006C5DB7" w:rsidRPr="002049A4" w:rsidRDefault="006C5DB7" w:rsidP="007227F7">
      <w:pPr>
        <w:pStyle w:val="Logo"/>
      </w:pPr>
      <w:bookmarkStart w:id="0" w:name="_Hlk86355912"/>
    </w:p>
    <w:p w14:paraId="29328D09" w14:textId="77777777" w:rsidR="006C5DB7" w:rsidRPr="002049A4" w:rsidRDefault="006C5DB7" w:rsidP="007227F7">
      <w:pPr>
        <w:pStyle w:val="H1-TitleADI"/>
      </w:pPr>
    </w:p>
    <w:p w14:paraId="13596392" w14:textId="77777777" w:rsidR="006C5DB7" w:rsidRPr="002049A4" w:rsidRDefault="006C5DB7" w:rsidP="007227F7">
      <w:pPr>
        <w:pStyle w:val="H1-TitleADI"/>
      </w:pPr>
    </w:p>
    <w:p w14:paraId="674D8E96" w14:textId="77777777" w:rsidR="006C5DB7" w:rsidRPr="002049A4" w:rsidRDefault="006C5DB7" w:rsidP="007227F7">
      <w:pPr>
        <w:pStyle w:val="H1-TitleADI"/>
      </w:pPr>
    </w:p>
    <w:p w14:paraId="2563F353" w14:textId="77777777" w:rsidR="00FE2869" w:rsidRPr="002049A4" w:rsidRDefault="00FE2869" w:rsidP="007227F7">
      <w:pPr>
        <w:pStyle w:val="H1-TitleADI"/>
      </w:pPr>
    </w:p>
    <w:p w14:paraId="067A8109" w14:textId="77777777" w:rsidR="00FE2869" w:rsidRPr="002049A4" w:rsidRDefault="00FE2869" w:rsidP="007227F7">
      <w:pPr>
        <w:pStyle w:val="H1-TitleADI"/>
      </w:pPr>
    </w:p>
    <w:p w14:paraId="24B4ED7E" w14:textId="77777777" w:rsidR="00FE2869" w:rsidRDefault="00FE2869" w:rsidP="007227F7">
      <w:pPr>
        <w:pStyle w:val="H1-TitleADI"/>
      </w:pPr>
    </w:p>
    <w:p w14:paraId="4C07CF98" w14:textId="77777777" w:rsidR="003C560B" w:rsidRPr="002049A4" w:rsidRDefault="003C560B" w:rsidP="007227F7">
      <w:pPr>
        <w:pStyle w:val="H1-TitleADI"/>
      </w:pPr>
    </w:p>
    <w:p w14:paraId="62B3C55F" w14:textId="7F879359" w:rsidR="009F0F6D" w:rsidRDefault="009F0F6D" w:rsidP="009F0F6D">
      <w:pPr>
        <w:pStyle w:val="H1-TitleADI"/>
      </w:pPr>
      <w:r>
        <w:t>MAX</w:t>
      </w:r>
      <w:r w:rsidR="00560DB0">
        <w:t>78000</w:t>
      </w:r>
      <w:r>
        <w:t xml:space="preserve"> </w:t>
      </w:r>
      <w:r w:rsidR="00342026">
        <w:t xml:space="preserve">Secure </w:t>
      </w:r>
      <w:r>
        <w:t>Bootloader</w:t>
      </w:r>
    </w:p>
    <w:p w14:paraId="25A7AE79" w14:textId="77777777" w:rsidR="009F0F6D" w:rsidRDefault="009F0F6D" w:rsidP="009F0F6D">
      <w:pPr>
        <w:pStyle w:val="H1-TitleADI"/>
      </w:pPr>
      <w:r>
        <w:t>In-Application Programming</w:t>
      </w:r>
    </w:p>
    <w:p w14:paraId="2CDD0D15" w14:textId="77777777" w:rsidR="00240A4C" w:rsidRPr="007227F7" w:rsidRDefault="009F0F6D" w:rsidP="009F0F6D">
      <w:pPr>
        <w:pStyle w:val="H1-TitleADI"/>
      </w:pPr>
      <w:r>
        <w:t>with Python</w:t>
      </w:r>
      <w:r w:rsidRPr="009F0F6D">
        <w:rPr>
          <w:rStyle w:val="H1-TitleSuperscript"/>
        </w:rPr>
        <w:t>®</w:t>
      </w:r>
      <w:r>
        <w:t xml:space="preserve"> User Guide</w:t>
      </w:r>
    </w:p>
    <w:p w14:paraId="374BB027" w14:textId="79CACB8A" w:rsidR="007E02EB" w:rsidRPr="007227F7" w:rsidRDefault="009F0F6D" w:rsidP="007227F7">
      <w:pPr>
        <w:pStyle w:val="RevDate"/>
      </w:pPr>
      <w:bookmarkStart w:id="1" w:name="OLE_LINK1"/>
      <w:bookmarkStart w:id="2" w:name="OLE_LINK2"/>
      <w:proofErr w:type="spellStart"/>
      <w:r>
        <w:t>UG</w:t>
      </w:r>
      <w:r w:rsidR="00473EC1">
        <w:t>xxxx</w:t>
      </w:r>
      <w:proofErr w:type="spellEnd"/>
      <w:r>
        <w:t xml:space="preserve">, </w:t>
      </w:r>
      <w:r w:rsidRPr="00FB3CDE">
        <w:t xml:space="preserve">Rev </w:t>
      </w:r>
      <w:r w:rsidR="00A25D37">
        <w:t>4</w:t>
      </w:r>
      <w:r w:rsidR="00B9557D">
        <w:t>.</w:t>
      </w:r>
      <w:del w:id="3" w:author="Kanal, Ozgun" w:date="2024-02-12T17:53:00Z">
        <w:r w:rsidR="00B9557D" w:rsidDel="00BC7899">
          <w:delText>1</w:delText>
        </w:r>
      </w:del>
      <w:ins w:id="4" w:author="Kanal, Ozgun" w:date="2024-02-12T17:53:00Z">
        <w:r w:rsidR="00BC7899">
          <w:t>2</w:t>
        </w:r>
      </w:ins>
      <w:r w:rsidRPr="00FB3CDE">
        <w:t xml:space="preserve">; </w:t>
      </w:r>
      <w:ins w:id="5" w:author="Kanal, Ozgun" w:date="2024-02-13T13:08:00Z">
        <w:r w:rsidR="00E14C7C">
          <w:t>2</w:t>
        </w:r>
      </w:ins>
      <w:del w:id="6" w:author="Kanal, Ozgun" w:date="2024-02-13T13:08:00Z">
        <w:r w:rsidR="00A25D37" w:rsidDel="00E14C7C">
          <w:delText>1</w:delText>
        </w:r>
      </w:del>
      <w:del w:id="7" w:author="Kanal, Ozgun" w:date="2024-02-12T17:53:00Z">
        <w:r w:rsidR="00B9557D" w:rsidDel="00BC7899">
          <w:delText>1</w:delText>
        </w:r>
      </w:del>
      <w:r>
        <w:t>/</w:t>
      </w:r>
      <w:r w:rsidRPr="00FB3CDE">
        <w:t>2</w:t>
      </w:r>
      <w:ins w:id="8" w:author="Kanal, Ozgun" w:date="2024-02-12T17:53:00Z">
        <w:r w:rsidR="00BC7899">
          <w:t>4</w:t>
        </w:r>
      </w:ins>
      <w:del w:id="9" w:author="Kanal, Ozgun" w:date="2024-02-12T17:53:00Z">
        <w:r w:rsidR="00632BFF" w:rsidDel="00BC7899">
          <w:delText>1</w:delText>
        </w:r>
      </w:del>
    </w:p>
    <w:bookmarkEnd w:id="1"/>
    <w:bookmarkEnd w:id="2"/>
    <w:p w14:paraId="6DB1939E" w14:textId="77777777" w:rsidR="0017381E" w:rsidRPr="007227F7" w:rsidRDefault="0017381E" w:rsidP="007227F7">
      <w:pPr>
        <w:pStyle w:val="Body"/>
      </w:pPr>
    </w:p>
    <w:p w14:paraId="5079113A" w14:textId="77777777" w:rsidR="00346723" w:rsidRPr="007227F7" w:rsidRDefault="00346723" w:rsidP="007227F7">
      <w:pPr>
        <w:pStyle w:val="Body"/>
      </w:pPr>
    </w:p>
    <w:p w14:paraId="4F96CF96" w14:textId="77777777" w:rsidR="00346723" w:rsidRPr="002049A4" w:rsidRDefault="00346723" w:rsidP="007227F7">
      <w:pPr>
        <w:pStyle w:val="Body"/>
        <w:rPr>
          <w:rStyle w:val="BodySubscript"/>
        </w:rPr>
      </w:pPr>
    </w:p>
    <w:p w14:paraId="67A68E73" w14:textId="77777777" w:rsidR="00346723" w:rsidRPr="007227F7" w:rsidRDefault="00346723" w:rsidP="007227F7">
      <w:pPr>
        <w:pStyle w:val="Body"/>
      </w:pPr>
    </w:p>
    <w:p w14:paraId="7BB3AD43" w14:textId="77777777" w:rsidR="00346723" w:rsidRPr="007227F7" w:rsidRDefault="00346723" w:rsidP="007227F7">
      <w:pPr>
        <w:pStyle w:val="Body"/>
      </w:pPr>
    </w:p>
    <w:p w14:paraId="370ADB3A" w14:textId="77777777" w:rsidR="00346723" w:rsidRPr="007227F7" w:rsidRDefault="00346723" w:rsidP="007227F7">
      <w:pPr>
        <w:pStyle w:val="Body"/>
      </w:pPr>
    </w:p>
    <w:p w14:paraId="36890B86" w14:textId="77777777" w:rsidR="00346723" w:rsidRDefault="00346723" w:rsidP="007227F7">
      <w:pPr>
        <w:pStyle w:val="Body"/>
      </w:pPr>
    </w:p>
    <w:p w14:paraId="428BEA26" w14:textId="77777777" w:rsidR="001364F4" w:rsidRDefault="001364F4" w:rsidP="007227F7">
      <w:pPr>
        <w:pStyle w:val="Body"/>
      </w:pPr>
    </w:p>
    <w:p w14:paraId="0CA27ED0" w14:textId="77777777" w:rsidR="001364F4" w:rsidRDefault="001364F4" w:rsidP="007227F7">
      <w:pPr>
        <w:pStyle w:val="Body"/>
      </w:pPr>
    </w:p>
    <w:p w14:paraId="50E79E38" w14:textId="77777777" w:rsidR="001364F4" w:rsidRDefault="001364F4" w:rsidP="007227F7">
      <w:pPr>
        <w:pStyle w:val="Body"/>
      </w:pPr>
    </w:p>
    <w:p w14:paraId="60ADAE12" w14:textId="77777777" w:rsidR="001364F4" w:rsidRPr="007227F7" w:rsidRDefault="001364F4" w:rsidP="007227F7">
      <w:pPr>
        <w:pStyle w:val="Body"/>
      </w:pPr>
    </w:p>
    <w:p w14:paraId="01FBDFAE" w14:textId="77777777" w:rsidR="00346723" w:rsidRPr="007227F7" w:rsidRDefault="00346723" w:rsidP="007227F7">
      <w:pPr>
        <w:pStyle w:val="Body"/>
      </w:pPr>
    </w:p>
    <w:p w14:paraId="36C0C258" w14:textId="44ED177B" w:rsidR="006C5DB7" w:rsidRDefault="006C5DB7" w:rsidP="007227F7">
      <w:pPr>
        <w:pStyle w:val="Body"/>
      </w:pPr>
      <w:bookmarkStart w:id="10" w:name="OLE_LINK10"/>
      <w:bookmarkStart w:id="11" w:name="OLE_LINK11"/>
    </w:p>
    <w:p w14:paraId="56AAA924" w14:textId="77777777" w:rsidR="008F481A" w:rsidRPr="002049A4" w:rsidRDefault="008F481A" w:rsidP="007227F7">
      <w:pPr>
        <w:pStyle w:val="Body"/>
      </w:pPr>
    </w:p>
    <w:p w14:paraId="1BEC834A" w14:textId="77777777" w:rsidR="00FE2869" w:rsidRPr="007227F7" w:rsidRDefault="00935FF1" w:rsidP="007227F7">
      <w:pPr>
        <w:pStyle w:val="Abstract"/>
      </w:pPr>
      <w:r w:rsidRPr="007227F7">
        <w:t>Abstract</w:t>
      </w:r>
    </w:p>
    <w:p w14:paraId="5B7565C7" w14:textId="06EC6F97" w:rsidR="00FE2869" w:rsidRPr="002049A4" w:rsidRDefault="009F0F6D" w:rsidP="00FE2869">
      <w:pPr>
        <w:pStyle w:val="Body"/>
        <w:rPr>
          <w:rStyle w:val="BodyOverbar"/>
        </w:rPr>
      </w:pPr>
      <w:r w:rsidRPr="00C34D1F">
        <w:t xml:space="preserve">This </w:t>
      </w:r>
      <w:r>
        <w:t>user guide</w:t>
      </w:r>
      <w:r w:rsidRPr="00C34D1F">
        <w:t xml:space="preserve"> </w:t>
      </w:r>
      <w:r w:rsidRPr="00E57F4A">
        <w:t>detail</w:t>
      </w:r>
      <w:r>
        <w:t>s</w:t>
      </w:r>
      <w:r w:rsidRPr="00C34D1F">
        <w:t xml:space="preserve"> how </w:t>
      </w:r>
      <w:r w:rsidR="00A87279">
        <w:t xml:space="preserve">to </w:t>
      </w:r>
      <w:r w:rsidRPr="00C34D1F">
        <w:t>update the end-user software application in the MAX</w:t>
      </w:r>
      <w:r w:rsidR="00560DB0">
        <w:t>78000</w:t>
      </w:r>
      <w:r w:rsidRPr="00C34D1F">
        <w:t xml:space="preserve"> </w:t>
      </w:r>
      <w:r>
        <w:t>through</w:t>
      </w:r>
      <w:r w:rsidRPr="00C34D1F">
        <w:t xml:space="preserve"> the </w:t>
      </w:r>
      <w:r>
        <w:t>i</w:t>
      </w:r>
      <w:r w:rsidRPr="00C34D1F">
        <w:t>n-</w:t>
      </w:r>
      <w:r>
        <w:t>a</w:t>
      </w:r>
      <w:r w:rsidRPr="00C34D1F">
        <w:t xml:space="preserve">pplication </w:t>
      </w:r>
      <w:r>
        <w:t>p</w:t>
      </w:r>
      <w:r w:rsidRPr="00C34D1F">
        <w:t>rogramming</w:t>
      </w:r>
      <w:r>
        <w:t xml:space="preserve">, plus how to </w:t>
      </w:r>
      <w:r w:rsidRPr="00FF247A">
        <w:t xml:space="preserve">program the </w:t>
      </w:r>
      <w:r w:rsidR="0039483D">
        <w:t>host</w:t>
      </w:r>
      <w:r w:rsidRPr="00FF247A">
        <w:t xml:space="preserve"> code into </w:t>
      </w:r>
      <w:r>
        <w:t xml:space="preserve">the </w:t>
      </w:r>
      <w:r w:rsidR="0039483D">
        <w:t>MAX32630FTHR</w:t>
      </w:r>
      <w:r>
        <w:t xml:space="preserve"> </w:t>
      </w:r>
      <w:r w:rsidR="0039483D">
        <w:t xml:space="preserve">board. </w:t>
      </w:r>
      <w:r>
        <w:t>D</w:t>
      </w:r>
      <w:r w:rsidRPr="00FF247A">
        <w:t xml:space="preserve">etails on </w:t>
      </w:r>
      <w:r>
        <w:t xml:space="preserve">the </w:t>
      </w:r>
      <w:r w:rsidRPr="00FF247A">
        <w:t>MAX</w:t>
      </w:r>
      <w:r w:rsidR="00560DB0">
        <w:t>78000</w:t>
      </w:r>
      <w:r w:rsidRPr="00FF247A">
        <w:t xml:space="preserve"> </w:t>
      </w:r>
      <w:r w:rsidR="0039483D">
        <w:t xml:space="preserve">secure </w:t>
      </w:r>
      <w:r w:rsidRPr="00FF247A">
        <w:t xml:space="preserve">bootloader can be found </w:t>
      </w:r>
      <w:r>
        <w:t xml:space="preserve">in the </w:t>
      </w:r>
      <w:hyperlink r:id="rId11" w:history="1">
        <w:r w:rsidRPr="009F0F6D">
          <w:rPr>
            <w:rStyle w:val="Hyperlink"/>
          </w:rPr>
          <w:t>MAX</w:t>
        </w:r>
        <w:r w:rsidR="00560DB0">
          <w:rPr>
            <w:rStyle w:val="Hyperlink"/>
          </w:rPr>
          <w:t>78000</w:t>
        </w:r>
        <w:r w:rsidRPr="009F0F6D">
          <w:rPr>
            <w:rStyle w:val="Hyperlink"/>
          </w:rPr>
          <w:t xml:space="preserve"> </w:t>
        </w:r>
        <w:r w:rsidR="0039483D">
          <w:rPr>
            <w:rStyle w:val="Hyperlink"/>
          </w:rPr>
          <w:t xml:space="preserve">Secure </w:t>
        </w:r>
        <w:r w:rsidRPr="009F0F6D">
          <w:rPr>
            <w:rStyle w:val="Hyperlink"/>
          </w:rPr>
          <w:t>Bootloader User Guide</w:t>
        </w:r>
      </w:hyperlink>
      <w:r w:rsidRPr="00FF247A">
        <w:t>.</w:t>
      </w:r>
    </w:p>
    <w:p w14:paraId="41CE7077" w14:textId="77777777" w:rsidR="009F0F6D" w:rsidRDefault="009F0F6D" w:rsidP="009F0F6D">
      <w:pPr>
        <w:pStyle w:val="LastPageFooter"/>
      </w:pPr>
    </w:p>
    <w:p w14:paraId="27BD51A9" w14:textId="04703C6B" w:rsidR="009F0F6D" w:rsidRDefault="0039483D" w:rsidP="009F0F6D">
      <w:pPr>
        <w:pStyle w:val="LastPageFooter"/>
      </w:pPr>
      <w:r>
        <w:t xml:space="preserve">  </w:t>
      </w:r>
    </w:p>
    <w:p w14:paraId="24F27E5D" w14:textId="77777777" w:rsidR="001364F4" w:rsidRPr="003669A8" w:rsidRDefault="009F0F6D" w:rsidP="009F0F6D">
      <w:pPr>
        <w:pStyle w:val="LastPageFooter"/>
      </w:pPr>
      <w:r w:rsidRPr="009F0F6D">
        <w:t>Python is a registered trademark of the Python Software Foundation.</w:t>
      </w:r>
      <w:r w:rsidR="001364F4">
        <w:br w:type="page"/>
      </w:r>
    </w:p>
    <w:p w14:paraId="05E67195" w14:textId="77777777" w:rsidR="007A1362" w:rsidRPr="002049A4" w:rsidRDefault="002E19AA" w:rsidP="007227F7">
      <w:pPr>
        <w:pStyle w:val="TableofContents"/>
      </w:pPr>
      <w:bookmarkStart w:id="12" w:name="OLE_LINK3"/>
      <w:bookmarkStart w:id="13" w:name="OLE_LINK4"/>
      <w:bookmarkEnd w:id="10"/>
      <w:bookmarkEnd w:id="11"/>
      <w:r w:rsidRPr="002049A4">
        <w:lastRenderedPageBreak/>
        <w:t>Table of Contents</w:t>
      </w:r>
    </w:p>
    <w:p w14:paraId="07CD80AD" w14:textId="185CB55D" w:rsidR="00DA7416" w:rsidRDefault="008462B3">
      <w:pPr>
        <w:pStyle w:val="TOC1"/>
        <w:tabs>
          <w:tab w:val="right" w:leader="dot" w:pos="9350"/>
        </w:tabs>
        <w:rPr>
          <w:rFonts w:asciiTheme="minorHAnsi" w:eastAsiaTheme="minorEastAsia" w:hAnsiTheme="minorHAnsi" w:cstheme="minorBidi"/>
          <w:noProof/>
          <w:snapToGrid/>
        </w:rPr>
      </w:pPr>
      <w:r w:rsidRPr="00CE0397">
        <w:fldChar w:fldCharType="begin"/>
      </w:r>
      <w:r w:rsidRPr="00CE0397">
        <w:instrText xml:space="preserve"> TOC \h \z \t "*H2-Heading,1,*H3-Heading,2,*H4-Heading,3" </w:instrText>
      </w:r>
      <w:r w:rsidRPr="00CE0397">
        <w:fldChar w:fldCharType="separate"/>
      </w:r>
      <w:hyperlink w:anchor="_Toc87569031" w:history="1">
        <w:r w:rsidR="00DA7416" w:rsidRPr="004A4D04">
          <w:rPr>
            <w:rStyle w:val="Hyperlink"/>
            <w:noProof/>
          </w:rPr>
          <w:t>Introduction</w:t>
        </w:r>
        <w:r w:rsidR="00DA7416">
          <w:rPr>
            <w:noProof/>
            <w:webHidden/>
          </w:rPr>
          <w:tab/>
        </w:r>
        <w:r w:rsidR="00DA7416">
          <w:rPr>
            <w:noProof/>
            <w:webHidden/>
          </w:rPr>
          <w:fldChar w:fldCharType="begin"/>
        </w:r>
        <w:r w:rsidR="00DA7416">
          <w:rPr>
            <w:noProof/>
            <w:webHidden/>
          </w:rPr>
          <w:instrText xml:space="preserve"> PAGEREF _Toc87569031 \h </w:instrText>
        </w:r>
        <w:r w:rsidR="00DA7416">
          <w:rPr>
            <w:noProof/>
            <w:webHidden/>
          </w:rPr>
        </w:r>
        <w:r w:rsidR="00DA7416">
          <w:rPr>
            <w:noProof/>
            <w:webHidden/>
          </w:rPr>
          <w:fldChar w:fldCharType="separate"/>
        </w:r>
        <w:r w:rsidR="006F478C">
          <w:rPr>
            <w:noProof/>
            <w:webHidden/>
          </w:rPr>
          <w:t>4</w:t>
        </w:r>
        <w:r w:rsidR="00DA7416">
          <w:rPr>
            <w:noProof/>
            <w:webHidden/>
          </w:rPr>
          <w:fldChar w:fldCharType="end"/>
        </w:r>
      </w:hyperlink>
    </w:p>
    <w:p w14:paraId="71CE2557" w14:textId="0C72A6DE" w:rsidR="00DA7416" w:rsidRDefault="00000000">
      <w:pPr>
        <w:pStyle w:val="TOC1"/>
        <w:tabs>
          <w:tab w:val="right" w:leader="dot" w:pos="9350"/>
        </w:tabs>
        <w:rPr>
          <w:rFonts w:asciiTheme="minorHAnsi" w:eastAsiaTheme="minorEastAsia" w:hAnsiTheme="minorHAnsi" w:cstheme="minorBidi"/>
          <w:noProof/>
          <w:snapToGrid/>
        </w:rPr>
      </w:pPr>
      <w:hyperlink w:anchor="_Toc87569032" w:history="1">
        <w:r w:rsidR="00DA7416" w:rsidRPr="004A4D04">
          <w:rPr>
            <w:rStyle w:val="Hyperlink"/>
            <w:noProof/>
          </w:rPr>
          <w:t>System Requirements</w:t>
        </w:r>
        <w:r w:rsidR="00DA7416">
          <w:rPr>
            <w:noProof/>
            <w:webHidden/>
          </w:rPr>
          <w:tab/>
        </w:r>
        <w:r w:rsidR="00DA7416">
          <w:rPr>
            <w:noProof/>
            <w:webHidden/>
          </w:rPr>
          <w:fldChar w:fldCharType="begin"/>
        </w:r>
        <w:r w:rsidR="00DA7416">
          <w:rPr>
            <w:noProof/>
            <w:webHidden/>
          </w:rPr>
          <w:instrText xml:space="preserve"> PAGEREF _Toc87569032 \h </w:instrText>
        </w:r>
        <w:r w:rsidR="00DA7416">
          <w:rPr>
            <w:noProof/>
            <w:webHidden/>
          </w:rPr>
        </w:r>
        <w:r w:rsidR="00DA7416">
          <w:rPr>
            <w:noProof/>
            <w:webHidden/>
          </w:rPr>
          <w:fldChar w:fldCharType="separate"/>
        </w:r>
        <w:r w:rsidR="006F478C">
          <w:rPr>
            <w:noProof/>
            <w:webHidden/>
          </w:rPr>
          <w:t>5</w:t>
        </w:r>
        <w:r w:rsidR="00DA7416">
          <w:rPr>
            <w:noProof/>
            <w:webHidden/>
          </w:rPr>
          <w:fldChar w:fldCharType="end"/>
        </w:r>
      </w:hyperlink>
    </w:p>
    <w:p w14:paraId="0C7B792A" w14:textId="1104B85D" w:rsidR="00DA7416" w:rsidRDefault="00000000">
      <w:pPr>
        <w:pStyle w:val="TOC1"/>
        <w:tabs>
          <w:tab w:val="right" w:leader="dot" w:pos="9350"/>
        </w:tabs>
        <w:rPr>
          <w:rFonts w:asciiTheme="minorHAnsi" w:eastAsiaTheme="minorEastAsia" w:hAnsiTheme="minorHAnsi" w:cstheme="minorBidi"/>
          <w:noProof/>
          <w:snapToGrid/>
        </w:rPr>
      </w:pPr>
      <w:hyperlink w:anchor="_Toc87569033" w:history="1">
        <w:r w:rsidR="00DA7416" w:rsidRPr="004A4D04">
          <w:rPr>
            <w:rStyle w:val="Hyperlink"/>
            <w:noProof/>
          </w:rPr>
          <w:t>Maxim Toolchain Installation</w:t>
        </w:r>
        <w:r w:rsidR="00DA7416">
          <w:rPr>
            <w:noProof/>
            <w:webHidden/>
          </w:rPr>
          <w:tab/>
        </w:r>
        <w:r w:rsidR="00DA7416">
          <w:rPr>
            <w:noProof/>
            <w:webHidden/>
          </w:rPr>
          <w:fldChar w:fldCharType="begin"/>
        </w:r>
        <w:r w:rsidR="00DA7416">
          <w:rPr>
            <w:noProof/>
            <w:webHidden/>
          </w:rPr>
          <w:instrText xml:space="preserve"> PAGEREF _Toc87569033 \h </w:instrText>
        </w:r>
        <w:r w:rsidR="00DA7416">
          <w:rPr>
            <w:noProof/>
            <w:webHidden/>
          </w:rPr>
        </w:r>
        <w:r w:rsidR="00DA7416">
          <w:rPr>
            <w:noProof/>
            <w:webHidden/>
          </w:rPr>
          <w:fldChar w:fldCharType="separate"/>
        </w:r>
        <w:r w:rsidR="006F478C">
          <w:rPr>
            <w:noProof/>
            <w:webHidden/>
          </w:rPr>
          <w:t>5</w:t>
        </w:r>
        <w:r w:rsidR="00DA7416">
          <w:rPr>
            <w:noProof/>
            <w:webHidden/>
          </w:rPr>
          <w:fldChar w:fldCharType="end"/>
        </w:r>
      </w:hyperlink>
    </w:p>
    <w:p w14:paraId="77E3EBCA" w14:textId="0793F5C0" w:rsidR="00DA7416" w:rsidRDefault="00000000">
      <w:pPr>
        <w:pStyle w:val="TOC1"/>
        <w:tabs>
          <w:tab w:val="right" w:leader="dot" w:pos="9350"/>
        </w:tabs>
        <w:rPr>
          <w:rFonts w:asciiTheme="minorHAnsi" w:eastAsiaTheme="minorEastAsia" w:hAnsiTheme="minorHAnsi" w:cstheme="minorBidi"/>
          <w:noProof/>
          <w:snapToGrid/>
        </w:rPr>
      </w:pPr>
      <w:hyperlink w:anchor="_Toc87569034" w:history="1">
        <w:r w:rsidR="00DA7416" w:rsidRPr="004A4D04">
          <w:rPr>
            <w:rStyle w:val="Hyperlink"/>
            <w:noProof/>
          </w:rPr>
          <w:t>Environment Setup</w:t>
        </w:r>
        <w:r w:rsidR="00DA7416">
          <w:rPr>
            <w:noProof/>
            <w:webHidden/>
          </w:rPr>
          <w:tab/>
        </w:r>
        <w:r w:rsidR="00DA7416">
          <w:rPr>
            <w:noProof/>
            <w:webHidden/>
          </w:rPr>
          <w:fldChar w:fldCharType="begin"/>
        </w:r>
        <w:r w:rsidR="00DA7416">
          <w:rPr>
            <w:noProof/>
            <w:webHidden/>
          </w:rPr>
          <w:instrText xml:space="preserve"> PAGEREF _Toc87569034 \h </w:instrText>
        </w:r>
        <w:r w:rsidR="00DA7416">
          <w:rPr>
            <w:noProof/>
            <w:webHidden/>
          </w:rPr>
        </w:r>
        <w:r w:rsidR="00DA7416">
          <w:rPr>
            <w:noProof/>
            <w:webHidden/>
          </w:rPr>
          <w:fldChar w:fldCharType="separate"/>
        </w:r>
        <w:r w:rsidR="006F478C">
          <w:rPr>
            <w:noProof/>
            <w:webHidden/>
          </w:rPr>
          <w:t>6</w:t>
        </w:r>
        <w:r w:rsidR="00DA7416">
          <w:rPr>
            <w:noProof/>
            <w:webHidden/>
          </w:rPr>
          <w:fldChar w:fldCharType="end"/>
        </w:r>
      </w:hyperlink>
    </w:p>
    <w:p w14:paraId="7DD992AC" w14:textId="1A9EDAF4" w:rsidR="00DA7416" w:rsidRDefault="00000000">
      <w:pPr>
        <w:pStyle w:val="TOC2"/>
        <w:tabs>
          <w:tab w:val="right" w:leader="dot" w:pos="9350"/>
        </w:tabs>
        <w:rPr>
          <w:rFonts w:asciiTheme="minorHAnsi" w:eastAsiaTheme="minorEastAsia" w:hAnsiTheme="minorHAnsi" w:cstheme="minorBidi"/>
          <w:noProof/>
          <w:snapToGrid/>
        </w:rPr>
      </w:pPr>
      <w:hyperlink w:anchor="_Toc87569035" w:history="1">
        <w:r w:rsidR="00DA7416" w:rsidRPr="004A4D04">
          <w:rPr>
            <w:rStyle w:val="Hyperlink"/>
            <w:noProof/>
          </w:rPr>
          <w:t>Programming the MAX32630FTHR</w:t>
        </w:r>
        <w:r w:rsidR="00DA7416">
          <w:rPr>
            <w:noProof/>
            <w:webHidden/>
          </w:rPr>
          <w:tab/>
        </w:r>
        <w:r w:rsidR="00DA7416">
          <w:rPr>
            <w:noProof/>
            <w:webHidden/>
          </w:rPr>
          <w:fldChar w:fldCharType="begin"/>
        </w:r>
        <w:r w:rsidR="00DA7416">
          <w:rPr>
            <w:noProof/>
            <w:webHidden/>
          </w:rPr>
          <w:instrText xml:space="preserve"> PAGEREF _Toc87569035 \h </w:instrText>
        </w:r>
        <w:r w:rsidR="00DA7416">
          <w:rPr>
            <w:noProof/>
            <w:webHidden/>
          </w:rPr>
        </w:r>
        <w:r w:rsidR="00DA7416">
          <w:rPr>
            <w:noProof/>
            <w:webHidden/>
          </w:rPr>
          <w:fldChar w:fldCharType="separate"/>
        </w:r>
        <w:r w:rsidR="006F478C">
          <w:rPr>
            <w:noProof/>
            <w:webHidden/>
          </w:rPr>
          <w:t>6</w:t>
        </w:r>
        <w:r w:rsidR="00DA7416">
          <w:rPr>
            <w:noProof/>
            <w:webHidden/>
          </w:rPr>
          <w:fldChar w:fldCharType="end"/>
        </w:r>
      </w:hyperlink>
    </w:p>
    <w:p w14:paraId="1EDCDF13" w14:textId="208EE501" w:rsidR="00DA7416" w:rsidRDefault="00000000">
      <w:pPr>
        <w:pStyle w:val="TOC2"/>
        <w:tabs>
          <w:tab w:val="right" w:leader="dot" w:pos="9350"/>
        </w:tabs>
        <w:rPr>
          <w:rFonts w:asciiTheme="minorHAnsi" w:eastAsiaTheme="minorEastAsia" w:hAnsiTheme="minorHAnsi" w:cstheme="minorBidi"/>
          <w:noProof/>
          <w:snapToGrid/>
        </w:rPr>
      </w:pPr>
      <w:hyperlink w:anchor="_Toc87569036" w:history="1">
        <w:r w:rsidR="00DA7416" w:rsidRPr="004A4D04">
          <w:rPr>
            <w:rStyle w:val="Hyperlink"/>
            <w:noProof/>
          </w:rPr>
          <w:t>Hardware Setup</w:t>
        </w:r>
        <w:r w:rsidR="00DA7416">
          <w:rPr>
            <w:noProof/>
            <w:webHidden/>
          </w:rPr>
          <w:tab/>
        </w:r>
        <w:r w:rsidR="00DA7416">
          <w:rPr>
            <w:noProof/>
            <w:webHidden/>
          </w:rPr>
          <w:fldChar w:fldCharType="begin"/>
        </w:r>
        <w:r w:rsidR="00DA7416">
          <w:rPr>
            <w:noProof/>
            <w:webHidden/>
          </w:rPr>
          <w:instrText xml:space="preserve"> PAGEREF _Toc87569036 \h </w:instrText>
        </w:r>
        <w:r w:rsidR="00DA7416">
          <w:rPr>
            <w:noProof/>
            <w:webHidden/>
          </w:rPr>
        </w:r>
        <w:r w:rsidR="00DA7416">
          <w:rPr>
            <w:noProof/>
            <w:webHidden/>
          </w:rPr>
          <w:fldChar w:fldCharType="separate"/>
        </w:r>
        <w:r w:rsidR="006F478C">
          <w:rPr>
            <w:noProof/>
            <w:webHidden/>
          </w:rPr>
          <w:t>8</w:t>
        </w:r>
        <w:r w:rsidR="00DA7416">
          <w:rPr>
            <w:noProof/>
            <w:webHidden/>
          </w:rPr>
          <w:fldChar w:fldCharType="end"/>
        </w:r>
      </w:hyperlink>
    </w:p>
    <w:p w14:paraId="1A66A8DB" w14:textId="418A2931" w:rsidR="00DA7416" w:rsidRDefault="00000000">
      <w:pPr>
        <w:pStyle w:val="TOC1"/>
        <w:tabs>
          <w:tab w:val="right" w:leader="dot" w:pos="9350"/>
        </w:tabs>
        <w:rPr>
          <w:rFonts w:asciiTheme="minorHAnsi" w:eastAsiaTheme="minorEastAsia" w:hAnsiTheme="minorHAnsi" w:cstheme="minorBidi"/>
          <w:noProof/>
          <w:snapToGrid/>
        </w:rPr>
      </w:pPr>
      <w:hyperlink w:anchor="_Toc87569037" w:history="1">
        <w:r w:rsidR="00DA7416" w:rsidRPr="004A4D04">
          <w:rPr>
            <w:rStyle w:val="Hyperlink"/>
            <w:noProof/>
          </w:rPr>
          <w:t>In-Application Programming</w:t>
        </w:r>
        <w:r w:rsidR="00DA7416">
          <w:rPr>
            <w:noProof/>
            <w:webHidden/>
          </w:rPr>
          <w:tab/>
        </w:r>
        <w:r w:rsidR="00DA7416">
          <w:rPr>
            <w:noProof/>
            <w:webHidden/>
          </w:rPr>
          <w:fldChar w:fldCharType="begin"/>
        </w:r>
        <w:r w:rsidR="00DA7416">
          <w:rPr>
            <w:noProof/>
            <w:webHidden/>
          </w:rPr>
          <w:instrText xml:space="preserve"> PAGEREF _Toc87569037 \h </w:instrText>
        </w:r>
        <w:r w:rsidR="00DA7416">
          <w:rPr>
            <w:noProof/>
            <w:webHidden/>
          </w:rPr>
        </w:r>
        <w:r w:rsidR="00DA7416">
          <w:rPr>
            <w:noProof/>
            <w:webHidden/>
          </w:rPr>
          <w:fldChar w:fldCharType="separate"/>
        </w:r>
        <w:r w:rsidR="006F478C">
          <w:rPr>
            <w:noProof/>
            <w:webHidden/>
          </w:rPr>
          <w:t>9</w:t>
        </w:r>
        <w:r w:rsidR="00DA7416">
          <w:rPr>
            <w:noProof/>
            <w:webHidden/>
          </w:rPr>
          <w:fldChar w:fldCharType="end"/>
        </w:r>
      </w:hyperlink>
    </w:p>
    <w:p w14:paraId="6F68A1F0" w14:textId="7C94ADDA" w:rsidR="00DA7416" w:rsidRDefault="00000000">
      <w:pPr>
        <w:pStyle w:val="TOC2"/>
        <w:tabs>
          <w:tab w:val="right" w:leader="dot" w:pos="9350"/>
        </w:tabs>
        <w:rPr>
          <w:rFonts w:asciiTheme="minorHAnsi" w:eastAsiaTheme="minorEastAsia" w:hAnsiTheme="minorHAnsi" w:cstheme="minorBidi"/>
          <w:noProof/>
          <w:snapToGrid/>
        </w:rPr>
      </w:pPr>
      <w:hyperlink w:anchor="_Toc87569038" w:history="1">
        <w:r w:rsidR="00DA7416" w:rsidRPr="004A4D04">
          <w:rPr>
            <w:rStyle w:val="Hyperlink"/>
            <w:noProof/>
          </w:rPr>
          <w:t>Installing Microsoft Visual C++ Runtime</w:t>
        </w:r>
        <w:r w:rsidR="00DA7416">
          <w:rPr>
            <w:noProof/>
            <w:webHidden/>
          </w:rPr>
          <w:tab/>
        </w:r>
        <w:r w:rsidR="00DA7416">
          <w:rPr>
            <w:noProof/>
            <w:webHidden/>
          </w:rPr>
          <w:fldChar w:fldCharType="begin"/>
        </w:r>
        <w:r w:rsidR="00DA7416">
          <w:rPr>
            <w:noProof/>
            <w:webHidden/>
          </w:rPr>
          <w:instrText xml:space="preserve"> PAGEREF _Toc87569038 \h </w:instrText>
        </w:r>
        <w:r w:rsidR="00DA7416">
          <w:rPr>
            <w:noProof/>
            <w:webHidden/>
          </w:rPr>
        </w:r>
        <w:r w:rsidR="00DA7416">
          <w:rPr>
            <w:noProof/>
            <w:webHidden/>
          </w:rPr>
          <w:fldChar w:fldCharType="separate"/>
        </w:r>
        <w:r w:rsidR="006F478C">
          <w:rPr>
            <w:noProof/>
            <w:webHidden/>
          </w:rPr>
          <w:t>9</w:t>
        </w:r>
        <w:r w:rsidR="00DA7416">
          <w:rPr>
            <w:noProof/>
            <w:webHidden/>
          </w:rPr>
          <w:fldChar w:fldCharType="end"/>
        </w:r>
      </w:hyperlink>
    </w:p>
    <w:p w14:paraId="1C195FDD" w14:textId="685F1C40" w:rsidR="00DA7416" w:rsidRDefault="00000000">
      <w:pPr>
        <w:pStyle w:val="TOC2"/>
        <w:tabs>
          <w:tab w:val="right" w:leader="dot" w:pos="9350"/>
        </w:tabs>
        <w:rPr>
          <w:rFonts w:asciiTheme="minorHAnsi" w:eastAsiaTheme="minorEastAsia" w:hAnsiTheme="minorHAnsi" w:cstheme="minorBidi"/>
          <w:noProof/>
          <w:snapToGrid/>
        </w:rPr>
      </w:pPr>
      <w:hyperlink w:anchor="_Toc87569039" w:history="1">
        <w:r w:rsidR="00DA7416" w:rsidRPr="004A4D04">
          <w:rPr>
            <w:rStyle w:val="Hyperlink"/>
            <w:noProof/>
          </w:rPr>
          <w:t>Installing OpenSSL Library</w:t>
        </w:r>
        <w:r w:rsidR="00DA7416">
          <w:rPr>
            <w:noProof/>
            <w:webHidden/>
          </w:rPr>
          <w:tab/>
        </w:r>
        <w:r w:rsidR="00DA7416">
          <w:rPr>
            <w:noProof/>
            <w:webHidden/>
          </w:rPr>
          <w:fldChar w:fldCharType="begin"/>
        </w:r>
        <w:r w:rsidR="00DA7416">
          <w:rPr>
            <w:noProof/>
            <w:webHidden/>
          </w:rPr>
          <w:instrText xml:space="preserve"> PAGEREF _Toc87569039 \h </w:instrText>
        </w:r>
        <w:r w:rsidR="00DA7416">
          <w:rPr>
            <w:noProof/>
            <w:webHidden/>
          </w:rPr>
        </w:r>
        <w:r w:rsidR="00DA7416">
          <w:rPr>
            <w:noProof/>
            <w:webHidden/>
          </w:rPr>
          <w:fldChar w:fldCharType="separate"/>
        </w:r>
        <w:r w:rsidR="006F478C">
          <w:rPr>
            <w:noProof/>
            <w:webHidden/>
          </w:rPr>
          <w:t>10</w:t>
        </w:r>
        <w:r w:rsidR="00DA7416">
          <w:rPr>
            <w:noProof/>
            <w:webHidden/>
          </w:rPr>
          <w:fldChar w:fldCharType="end"/>
        </w:r>
      </w:hyperlink>
    </w:p>
    <w:p w14:paraId="147F5583" w14:textId="57503644" w:rsidR="00DA7416" w:rsidRDefault="00000000">
      <w:pPr>
        <w:pStyle w:val="TOC2"/>
        <w:tabs>
          <w:tab w:val="right" w:leader="dot" w:pos="9350"/>
        </w:tabs>
        <w:rPr>
          <w:rFonts w:asciiTheme="minorHAnsi" w:eastAsiaTheme="minorEastAsia" w:hAnsiTheme="minorHAnsi" w:cstheme="minorBidi"/>
          <w:noProof/>
          <w:snapToGrid/>
        </w:rPr>
      </w:pPr>
      <w:hyperlink w:anchor="_Toc87569040" w:history="1">
        <w:r w:rsidR="00DA7416" w:rsidRPr="004A4D04">
          <w:rPr>
            <w:rStyle w:val="Hyperlink"/>
            <w:noProof/>
          </w:rPr>
          <w:t>Compiling the Hello World Example in the Release Package with the Make Command</w:t>
        </w:r>
        <w:r w:rsidR="00DA7416">
          <w:rPr>
            <w:noProof/>
            <w:webHidden/>
          </w:rPr>
          <w:tab/>
        </w:r>
        <w:r w:rsidR="00DA7416">
          <w:rPr>
            <w:noProof/>
            <w:webHidden/>
          </w:rPr>
          <w:fldChar w:fldCharType="begin"/>
        </w:r>
        <w:r w:rsidR="00DA7416">
          <w:rPr>
            <w:noProof/>
            <w:webHidden/>
          </w:rPr>
          <w:instrText xml:space="preserve"> PAGEREF _Toc87569040 \h </w:instrText>
        </w:r>
        <w:r w:rsidR="00DA7416">
          <w:rPr>
            <w:noProof/>
            <w:webHidden/>
          </w:rPr>
        </w:r>
        <w:r w:rsidR="00DA7416">
          <w:rPr>
            <w:noProof/>
            <w:webHidden/>
          </w:rPr>
          <w:fldChar w:fldCharType="separate"/>
        </w:r>
        <w:r w:rsidR="006F478C">
          <w:rPr>
            <w:noProof/>
            <w:webHidden/>
          </w:rPr>
          <w:t>14</w:t>
        </w:r>
        <w:r w:rsidR="00DA7416">
          <w:rPr>
            <w:noProof/>
            <w:webHidden/>
          </w:rPr>
          <w:fldChar w:fldCharType="end"/>
        </w:r>
      </w:hyperlink>
    </w:p>
    <w:p w14:paraId="74004D37" w14:textId="6E4D68BC" w:rsidR="00DA7416" w:rsidRDefault="00000000">
      <w:pPr>
        <w:pStyle w:val="TOC2"/>
        <w:tabs>
          <w:tab w:val="right" w:leader="dot" w:pos="9350"/>
        </w:tabs>
        <w:rPr>
          <w:rFonts w:asciiTheme="minorHAnsi" w:eastAsiaTheme="minorEastAsia" w:hAnsiTheme="minorHAnsi" w:cstheme="minorBidi"/>
          <w:noProof/>
          <w:snapToGrid/>
        </w:rPr>
      </w:pPr>
      <w:hyperlink w:anchor="_Toc87569041" w:history="1">
        <w:r w:rsidR="00DA7416" w:rsidRPr="004A4D04">
          <w:rPr>
            <w:rStyle w:val="Hyperlink"/>
            <w:noProof/>
          </w:rPr>
          <w:t>Generating AES Keys</w:t>
        </w:r>
        <w:r w:rsidR="00DA7416">
          <w:rPr>
            <w:noProof/>
            <w:webHidden/>
          </w:rPr>
          <w:tab/>
        </w:r>
        <w:r w:rsidR="00DA7416">
          <w:rPr>
            <w:noProof/>
            <w:webHidden/>
          </w:rPr>
          <w:fldChar w:fldCharType="begin"/>
        </w:r>
        <w:r w:rsidR="00DA7416">
          <w:rPr>
            <w:noProof/>
            <w:webHidden/>
          </w:rPr>
          <w:instrText xml:space="preserve"> PAGEREF _Toc87569041 \h </w:instrText>
        </w:r>
        <w:r w:rsidR="00DA7416">
          <w:rPr>
            <w:noProof/>
            <w:webHidden/>
          </w:rPr>
        </w:r>
        <w:r w:rsidR="00DA7416">
          <w:rPr>
            <w:noProof/>
            <w:webHidden/>
          </w:rPr>
          <w:fldChar w:fldCharType="separate"/>
        </w:r>
        <w:r w:rsidR="006F478C">
          <w:rPr>
            <w:noProof/>
            <w:webHidden/>
          </w:rPr>
          <w:t>14</w:t>
        </w:r>
        <w:r w:rsidR="00DA7416">
          <w:rPr>
            <w:noProof/>
            <w:webHidden/>
          </w:rPr>
          <w:fldChar w:fldCharType="end"/>
        </w:r>
      </w:hyperlink>
    </w:p>
    <w:p w14:paraId="4A9F33E3" w14:textId="6B2946E7" w:rsidR="00DA7416" w:rsidRDefault="00000000">
      <w:pPr>
        <w:pStyle w:val="TOC2"/>
        <w:tabs>
          <w:tab w:val="right" w:leader="dot" w:pos="9350"/>
        </w:tabs>
        <w:rPr>
          <w:rFonts w:asciiTheme="minorHAnsi" w:eastAsiaTheme="minorEastAsia" w:hAnsiTheme="minorHAnsi" w:cstheme="minorBidi"/>
          <w:noProof/>
          <w:snapToGrid/>
        </w:rPr>
      </w:pPr>
      <w:hyperlink w:anchor="_Toc87569042" w:history="1">
        <w:r w:rsidR="00DA7416" w:rsidRPr="004A4D04">
          <w:rPr>
            <w:rStyle w:val="Hyperlink"/>
            <w:noProof/>
          </w:rPr>
          <w:t>Generating Bootloader Compatible Binary Using Maxim SDK Project</w:t>
        </w:r>
        <w:r w:rsidR="00DA7416">
          <w:rPr>
            <w:noProof/>
            <w:webHidden/>
          </w:rPr>
          <w:tab/>
        </w:r>
        <w:r w:rsidR="00DA7416">
          <w:rPr>
            <w:noProof/>
            <w:webHidden/>
          </w:rPr>
          <w:fldChar w:fldCharType="begin"/>
        </w:r>
        <w:r w:rsidR="00DA7416">
          <w:rPr>
            <w:noProof/>
            <w:webHidden/>
          </w:rPr>
          <w:instrText xml:space="preserve"> PAGEREF _Toc87569042 \h </w:instrText>
        </w:r>
        <w:r w:rsidR="00DA7416">
          <w:rPr>
            <w:noProof/>
            <w:webHidden/>
          </w:rPr>
        </w:r>
        <w:r w:rsidR="00DA7416">
          <w:rPr>
            <w:noProof/>
            <w:webHidden/>
          </w:rPr>
          <w:fldChar w:fldCharType="separate"/>
        </w:r>
        <w:r w:rsidR="006F478C">
          <w:rPr>
            <w:noProof/>
            <w:webHidden/>
          </w:rPr>
          <w:t>15</w:t>
        </w:r>
        <w:r w:rsidR="00DA7416">
          <w:rPr>
            <w:noProof/>
            <w:webHidden/>
          </w:rPr>
          <w:fldChar w:fldCharType="end"/>
        </w:r>
      </w:hyperlink>
    </w:p>
    <w:p w14:paraId="58965D83" w14:textId="29920A8C" w:rsidR="00DA7416" w:rsidRDefault="00000000">
      <w:pPr>
        <w:pStyle w:val="TOC2"/>
        <w:tabs>
          <w:tab w:val="right" w:leader="dot" w:pos="9350"/>
        </w:tabs>
        <w:rPr>
          <w:rFonts w:asciiTheme="minorHAnsi" w:eastAsiaTheme="minorEastAsia" w:hAnsiTheme="minorHAnsi" w:cstheme="minorBidi"/>
          <w:noProof/>
          <w:snapToGrid/>
        </w:rPr>
      </w:pPr>
      <w:r>
        <w:fldChar w:fldCharType="begin"/>
      </w:r>
      <w:r>
        <w:instrText>HYPERLINK \l "_Toc87569043"</w:instrText>
      </w:r>
      <w:r>
        <w:fldChar w:fldCharType="separate"/>
      </w:r>
      <w:r w:rsidR="00DA7416" w:rsidRPr="004A4D04">
        <w:rPr>
          <w:rStyle w:val="Hyperlink"/>
          <w:noProof/>
        </w:rPr>
        <w:t>Converting the .bin File to the .msbl File Format</w:t>
      </w:r>
      <w:r w:rsidR="00DA7416">
        <w:rPr>
          <w:noProof/>
          <w:webHidden/>
        </w:rPr>
        <w:tab/>
      </w:r>
      <w:r w:rsidR="00DA7416">
        <w:rPr>
          <w:noProof/>
          <w:webHidden/>
        </w:rPr>
        <w:fldChar w:fldCharType="begin"/>
      </w:r>
      <w:r w:rsidR="00DA7416">
        <w:rPr>
          <w:noProof/>
          <w:webHidden/>
        </w:rPr>
        <w:instrText xml:space="preserve"> PAGEREF _Toc87569043 \h </w:instrText>
      </w:r>
      <w:r w:rsidR="00DA7416">
        <w:rPr>
          <w:noProof/>
          <w:webHidden/>
        </w:rPr>
      </w:r>
      <w:r w:rsidR="00DA7416">
        <w:rPr>
          <w:noProof/>
          <w:webHidden/>
        </w:rPr>
        <w:fldChar w:fldCharType="separate"/>
      </w:r>
      <w:ins w:id="14" w:author="Kanal, Ozgun" w:date="2024-02-13T16:14:00Z">
        <w:r w:rsidR="006F478C">
          <w:rPr>
            <w:noProof/>
            <w:webHidden/>
          </w:rPr>
          <w:t>17</w:t>
        </w:r>
      </w:ins>
      <w:del w:id="15" w:author="Kanal, Ozgun" w:date="2024-02-13T16:14:00Z">
        <w:r w:rsidR="00B544A0" w:rsidDel="006F478C">
          <w:rPr>
            <w:noProof/>
            <w:webHidden/>
          </w:rPr>
          <w:delText>15</w:delText>
        </w:r>
      </w:del>
      <w:r w:rsidR="00DA7416">
        <w:rPr>
          <w:noProof/>
          <w:webHidden/>
        </w:rPr>
        <w:fldChar w:fldCharType="end"/>
      </w:r>
      <w:r>
        <w:rPr>
          <w:noProof/>
        </w:rPr>
        <w:fldChar w:fldCharType="end"/>
      </w:r>
    </w:p>
    <w:p w14:paraId="1B8E4076" w14:textId="62AB75CC" w:rsidR="00DA7416" w:rsidRDefault="00000000">
      <w:pPr>
        <w:pStyle w:val="TOC2"/>
        <w:tabs>
          <w:tab w:val="right" w:leader="dot" w:pos="9350"/>
        </w:tabs>
        <w:rPr>
          <w:rFonts w:asciiTheme="minorHAnsi" w:eastAsiaTheme="minorEastAsia" w:hAnsiTheme="minorHAnsi" w:cstheme="minorBidi"/>
          <w:noProof/>
          <w:snapToGrid/>
        </w:rPr>
      </w:pPr>
      <w:r>
        <w:fldChar w:fldCharType="begin"/>
      </w:r>
      <w:r>
        <w:instrText>HYPERLINK \l "_Toc87569044"</w:instrText>
      </w:r>
      <w:r>
        <w:fldChar w:fldCharType="separate"/>
      </w:r>
      <w:r w:rsidR="00DA7416" w:rsidRPr="004A4D04">
        <w:rPr>
          <w:rStyle w:val="Hyperlink"/>
          <w:noProof/>
        </w:rPr>
        <w:t>Programming Keys to the Bootloader</w:t>
      </w:r>
      <w:r w:rsidR="00DA7416">
        <w:rPr>
          <w:noProof/>
          <w:webHidden/>
        </w:rPr>
        <w:tab/>
      </w:r>
      <w:r w:rsidR="00DA7416">
        <w:rPr>
          <w:noProof/>
          <w:webHidden/>
        </w:rPr>
        <w:fldChar w:fldCharType="begin"/>
      </w:r>
      <w:r w:rsidR="00DA7416">
        <w:rPr>
          <w:noProof/>
          <w:webHidden/>
        </w:rPr>
        <w:instrText xml:space="preserve"> PAGEREF _Toc87569044 \h </w:instrText>
      </w:r>
      <w:r w:rsidR="00DA7416">
        <w:rPr>
          <w:noProof/>
          <w:webHidden/>
        </w:rPr>
      </w:r>
      <w:r w:rsidR="00DA7416">
        <w:rPr>
          <w:noProof/>
          <w:webHidden/>
        </w:rPr>
        <w:fldChar w:fldCharType="separate"/>
      </w:r>
      <w:ins w:id="16" w:author="Kanal, Ozgun" w:date="2024-02-13T16:14:00Z">
        <w:r w:rsidR="006F478C">
          <w:rPr>
            <w:noProof/>
            <w:webHidden/>
          </w:rPr>
          <w:t>17</w:t>
        </w:r>
      </w:ins>
      <w:del w:id="17" w:author="Kanal, Ozgun" w:date="2024-02-13T16:14:00Z">
        <w:r w:rsidR="00B544A0" w:rsidDel="006F478C">
          <w:rPr>
            <w:noProof/>
            <w:webHidden/>
          </w:rPr>
          <w:delText>15</w:delText>
        </w:r>
      </w:del>
      <w:r w:rsidR="00DA7416">
        <w:rPr>
          <w:noProof/>
          <w:webHidden/>
        </w:rPr>
        <w:fldChar w:fldCharType="end"/>
      </w:r>
      <w:r>
        <w:rPr>
          <w:noProof/>
        </w:rPr>
        <w:fldChar w:fldCharType="end"/>
      </w:r>
    </w:p>
    <w:p w14:paraId="3B4BA87D" w14:textId="66D30440" w:rsidR="00DA7416" w:rsidRDefault="00000000">
      <w:pPr>
        <w:pStyle w:val="TOC2"/>
        <w:tabs>
          <w:tab w:val="right" w:leader="dot" w:pos="9350"/>
        </w:tabs>
        <w:rPr>
          <w:rFonts w:asciiTheme="minorHAnsi" w:eastAsiaTheme="minorEastAsia" w:hAnsiTheme="minorHAnsi" w:cstheme="minorBidi"/>
          <w:noProof/>
          <w:snapToGrid/>
        </w:rPr>
      </w:pPr>
      <w:r>
        <w:fldChar w:fldCharType="begin"/>
      </w:r>
      <w:r>
        <w:instrText>HYPERLINK \l "_Toc87569045"</w:instrText>
      </w:r>
      <w:r>
        <w:fldChar w:fldCharType="separate"/>
      </w:r>
      <w:r w:rsidR="00DA7416" w:rsidRPr="004A4D04">
        <w:rPr>
          <w:rStyle w:val="Hyperlink"/>
          <w:noProof/>
        </w:rPr>
        <w:t>MSBL File Programming</w:t>
      </w:r>
      <w:r w:rsidR="00DA7416">
        <w:rPr>
          <w:noProof/>
          <w:webHidden/>
        </w:rPr>
        <w:tab/>
      </w:r>
      <w:r w:rsidR="00DA7416">
        <w:rPr>
          <w:noProof/>
          <w:webHidden/>
        </w:rPr>
        <w:fldChar w:fldCharType="begin"/>
      </w:r>
      <w:r w:rsidR="00DA7416">
        <w:rPr>
          <w:noProof/>
          <w:webHidden/>
        </w:rPr>
        <w:instrText xml:space="preserve"> PAGEREF _Toc87569045 \h </w:instrText>
      </w:r>
      <w:r w:rsidR="00DA7416">
        <w:rPr>
          <w:noProof/>
          <w:webHidden/>
        </w:rPr>
      </w:r>
      <w:r w:rsidR="00DA7416">
        <w:rPr>
          <w:noProof/>
          <w:webHidden/>
        </w:rPr>
        <w:fldChar w:fldCharType="separate"/>
      </w:r>
      <w:ins w:id="18" w:author="Kanal, Ozgun" w:date="2024-02-13T16:14:00Z">
        <w:r w:rsidR="006F478C">
          <w:rPr>
            <w:noProof/>
            <w:webHidden/>
          </w:rPr>
          <w:t>17</w:t>
        </w:r>
      </w:ins>
      <w:del w:id="19" w:author="Kanal, Ozgun" w:date="2024-02-13T16:14:00Z">
        <w:r w:rsidR="00B544A0" w:rsidDel="006F478C">
          <w:rPr>
            <w:noProof/>
            <w:webHidden/>
          </w:rPr>
          <w:delText>16</w:delText>
        </w:r>
      </w:del>
      <w:r w:rsidR="00DA7416">
        <w:rPr>
          <w:noProof/>
          <w:webHidden/>
        </w:rPr>
        <w:fldChar w:fldCharType="end"/>
      </w:r>
      <w:r>
        <w:rPr>
          <w:noProof/>
        </w:rPr>
        <w:fldChar w:fldCharType="end"/>
      </w:r>
    </w:p>
    <w:p w14:paraId="608B9109" w14:textId="4856EFBB" w:rsidR="00DA7416" w:rsidRDefault="00000000">
      <w:pPr>
        <w:pStyle w:val="TOC2"/>
        <w:tabs>
          <w:tab w:val="right" w:leader="dot" w:pos="9350"/>
        </w:tabs>
        <w:rPr>
          <w:rFonts w:asciiTheme="minorHAnsi" w:eastAsiaTheme="minorEastAsia" w:hAnsiTheme="minorHAnsi" w:cstheme="minorBidi"/>
          <w:noProof/>
          <w:snapToGrid/>
        </w:rPr>
      </w:pPr>
      <w:r>
        <w:fldChar w:fldCharType="begin"/>
      </w:r>
      <w:r>
        <w:instrText>HYPERLINK \l "_Toc87569046"</w:instrText>
      </w:r>
      <w:r>
        <w:fldChar w:fldCharType="separate"/>
      </w:r>
      <w:r w:rsidR="00DA7416" w:rsidRPr="004A4D04">
        <w:rPr>
          <w:rStyle w:val="Hyperlink"/>
          <w:noProof/>
        </w:rPr>
        <w:t>Locking the SWD Interface</w:t>
      </w:r>
      <w:r w:rsidR="00DA7416">
        <w:rPr>
          <w:noProof/>
          <w:webHidden/>
        </w:rPr>
        <w:tab/>
      </w:r>
      <w:r w:rsidR="00DA7416">
        <w:rPr>
          <w:noProof/>
          <w:webHidden/>
        </w:rPr>
        <w:fldChar w:fldCharType="begin"/>
      </w:r>
      <w:r w:rsidR="00DA7416">
        <w:rPr>
          <w:noProof/>
          <w:webHidden/>
        </w:rPr>
        <w:instrText xml:space="preserve"> PAGEREF _Toc87569046 \h </w:instrText>
      </w:r>
      <w:r w:rsidR="00DA7416">
        <w:rPr>
          <w:noProof/>
          <w:webHidden/>
        </w:rPr>
      </w:r>
      <w:r w:rsidR="00DA7416">
        <w:rPr>
          <w:noProof/>
          <w:webHidden/>
        </w:rPr>
        <w:fldChar w:fldCharType="separate"/>
      </w:r>
      <w:ins w:id="20" w:author="Kanal, Ozgun" w:date="2024-02-13T16:14:00Z">
        <w:r w:rsidR="006F478C">
          <w:rPr>
            <w:noProof/>
            <w:webHidden/>
          </w:rPr>
          <w:t>19</w:t>
        </w:r>
      </w:ins>
      <w:del w:id="21" w:author="Kanal, Ozgun" w:date="2024-02-13T16:14:00Z">
        <w:r w:rsidR="00B544A0" w:rsidDel="006F478C">
          <w:rPr>
            <w:noProof/>
            <w:webHidden/>
          </w:rPr>
          <w:delText>18</w:delText>
        </w:r>
      </w:del>
      <w:r w:rsidR="00DA7416">
        <w:rPr>
          <w:noProof/>
          <w:webHidden/>
        </w:rPr>
        <w:fldChar w:fldCharType="end"/>
      </w:r>
      <w:r>
        <w:rPr>
          <w:noProof/>
        </w:rPr>
        <w:fldChar w:fldCharType="end"/>
      </w:r>
    </w:p>
    <w:p w14:paraId="6547E700" w14:textId="4A37A2AA" w:rsidR="00DA7416" w:rsidRDefault="00000000">
      <w:pPr>
        <w:pStyle w:val="TOC2"/>
        <w:tabs>
          <w:tab w:val="right" w:leader="dot" w:pos="9350"/>
        </w:tabs>
        <w:rPr>
          <w:rFonts w:asciiTheme="minorHAnsi" w:eastAsiaTheme="minorEastAsia" w:hAnsiTheme="minorHAnsi" w:cstheme="minorBidi"/>
          <w:noProof/>
          <w:snapToGrid/>
        </w:rPr>
      </w:pPr>
      <w:r>
        <w:fldChar w:fldCharType="begin"/>
      </w:r>
      <w:r>
        <w:instrText>HYPERLINK \l "_Toc87569047"</w:instrText>
      </w:r>
      <w:r>
        <w:fldChar w:fldCharType="separate"/>
      </w:r>
      <w:r w:rsidR="00DA7416" w:rsidRPr="004A4D04">
        <w:rPr>
          <w:rStyle w:val="Hyperlink"/>
          <w:noProof/>
        </w:rPr>
        <w:t>Unlocking the SWD Interface</w:t>
      </w:r>
      <w:r w:rsidR="00DA7416">
        <w:rPr>
          <w:noProof/>
          <w:webHidden/>
        </w:rPr>
        <w:tab/>
      </w:r>
      <w:r w:rsidR="00DA7416">
        <w:rPr>
          <w:noProof/>
          <w:webHidden/>
        </w:rPr>
        <w:fldChar w:fldCharType="begin"/>
      </w:r>
      <w:r w:rsidR="00DA7416">
        <w:rPr>
          <w:noProof/>
          <w:webHidden/>
        </w:rPr>
        <w:instrText xml:space="preserve"> PAGEREF _Toc87569047 \h </w:instrText>
      </w:r>
      <w:r w:rsidR="00DA7416">
        <w:rPr>
          <w:noProof/>
          <w:webHidden/>
        </w:rPr>
      </w:r>
      <w:r w:rsidR="00DA7416">
        <w:rPr>
          <w:noProof/>
          <w:webHidden/>
        </w:rPr>
        <w:fldChar w:fldCharType="separate"/>
      </w:r>
      <w:ins w:id="22" w:author="Kanal, Ozgun" w:date="2024-02-13T16:14:00Z">
        <w:r w:rsidR="006F478C">
          <w:rPr>
            <w:noProof/>
            <w:webHidden/>
          </w:rPr>
          <w:t>19</w:t>
        </w:r>
      </w:ins>
      <w:del w:id="23" w:author="Kanal, Ozgun" w:date="2024-02-13T16:14:00Z">
        <w:r w:rsidR="00B544A0" w:rsidDel="006F478C">
          <w:rPr>
            <w:noProof/>
            <w:webHidden/>
          </w:rPr>
          <w:delText>18</w:delText>
        </w:r>
      </w:del>
      <w:r w:rsidR="00DA7416">
        <w:rPr>
          <w:noProof/>
          <w:webHidden/>
        </w:rPr>
        <w:fldChar w:fldCharType="end"/>
      </w:r>
      <w:r>
        <w:rPr>
          <w:noProof/>
        </w:rPr>
        <w:fldChar w:fldCharType="end"/>
      </w:r>
    </w:p>
    <w:p w14:paraId="1275D7F3" w14:textId="53682368" w:rsidR="00DA7416" w:rsidRDefault="00000000">
      <w:pPr>
        <w:pStyle w:val="TOC1"/>
        <w:tabs>
          <w:tab w:val="right" w:leader="dot" w:pos="9350"/>
        </w:tabs>
        <w:rPr>
          <w:rFonts w:asciiTheme="minorHAnsi" w:eastAsiaTheme="minorEastAsia" w:hAnsiTheme="minorHAnsi" w:cstheme="minorBidi"/>
          <w:noProof/>
          <w:snapToGrid/>
        </w:rPr>
      </w:pPr>
      <w:r>
        <w:fldChar w:fldCharType="begin"/>
      </w:r>
      <w:r>
        <w:instrText>HYPERLINK \l "_Toc87569048"</w:instrText>
      </w:r>
      <w:r>
        <w:fldChar w:fldCharType="separate"/>
      </w:r>
      <w:r w:rsidR="00DA7416" w:rsidRPr="004A4D04">
        <w:rPr>
          <w:rStyle w:val="Hyperlink"/>
          <w:noProof/>
        </w:rPr>
        <w:t>Revision History</w:t>
      </w:r>
      <w:r w:rsidR="00DA7416">
        <w:rPr>
          <w:noProof/>
          <w:webHidden/>
        </w:rPr>
        <w:tab/>
      </w:r>
      <w:r w:rsidR="00DA7416">
        <w:rPr>
          <w:noProof/>
          <w:webHidden/>
        </w:rPr>
        <w:fldChar w:fldCharType="begin"/>
      </w:r>
      <w:r w:rsidR="00DA7416">
        <w:rPr>
          <w:noProof/>
          <w:webHidden/>
        </w:rPr>
        <w:instrText xml:space="preserve"> PAGEREF _Toc87569048 \h </w:instrText>
      </w:r>
      <w:r w:rsidR="00DA7416">
        <w:rPr>
          <w:noProof/>
          <w:webHidden/>
        </w:rPr>
      </w:r>
      <w:r w:rsidR="00DA7416">
        <w:rPr>
          <w:noProof/>
          <w:webHidden/>
        </w:rPr>
        <w:fldChar w:fldCharType="separate"/>
      </w:r>
      <w:ins w:id="24" w:author="Kanal, Ozgun" w:date="2024-02-13T16:14:00Z">
        <w:r w:rsidR="006F478C">
          <w:rPr>
            <w:noProof/>
            <w:webHidden/>
          </w:rPr>
          <w:t>20</w:t>
        </w:r>
      </w:ins>
      <w:del w:id="25" w:author="Kanal, Ozgun" w:date="2024-02-13T16:14:00Z">
        <w:r w:rsidR="00B544A0" w:rsidDel="006F478C">
          <w:rPr>
            <w:noProof/>
            <w:webHidden/>
          </w:rPr>
          <w:delText>19</w:delText>
        </w:r>
      </w:del>
      <w:r w:rsidR="00DA7416">
        <w:rPr>
          <w:noProof/>
          <w:webHidden/>
        </w:rPr>
        <w:fldChar w:fldCharType="end"/>
      </w:r>
      <w:r>
        <w:rPr>
          <w:noProof/>
        </w:rPr>
        <w:fldChar w:fldCharType="end"/>
      </w:r>
    </w:p>
    <w:p w14:paraId="2F18FABC" w14:textId="4DEA3CCC" w:rsidR="00935FF1" w:rsidRPr="0008149C" w:rsidRDefault="008462B3" w:rsidP="0008149C">
      <w:pPr>
        <w:pStyle w:val="TOC1"/>
      </w:pPr>
      <w:r w:rsidRPr="00CE0397">
        <w:fldChar w:fldCharType="end"/>
      </w:r>
    </w:p>
    <w:p w14:paraId="6C57DA3B" w14:textId="77777777" w:rsidR="008462B3" w:rsidRPr="002049A4" w:rsidRDefault="008462B3" w:rsidP="007227F7">
      <w:pPr>
        <w:pStyle w:val="TableofContents"/>
      </w:pPr>
      <w:r w:rsidRPr="002049A4">
        <w:t>List of Figures</w:t>
      </w:r>
    </w:p>
    <w:p w14:paraId="14E5007D" w14:textId="1ABF3C5A" w:rsidR="00DA7416" w:rsidDel="00AC52FD" w:rsidRDefault="008462B3">
      <w:pPr>
        <w:pStyle w:val="TableofFigures"/>
        <w:tabs>
          <w:tab w:val="right" w:leader="dot" w:pos="9350"/>
        </w:tabs>
        <w:rPr>
          <w:del w:id="26" w:author="Kanal, Ozgun" w:date="2024-02-13T13:24:00Z"/>
          <w:rFonts w:asciiTheme="minorHAnsi" w:eastAsiaTheme="minorEastAsia" w:hAnsiTheme="minorHAnsi" w:cstheme="minorBidi"/>
          <w:noProof/>
          <w:snapToGrid/>
        </w:rPr>
      </w:pPr>
      <w:del w:id="27" w:author="Kanal, Ozgun" w:date="2024-02-13T14:29:00Z">
        <w:r w:rsidRPr="00CE0397" w:rsidDel="009B4CB1">
          <w:rPr>
            <w:rFonts w:ascii="Arial" w:hAnsi="Arial"/>
            <w:szCs w:val="24"/>
          </w:rPr>
          <w:fldChar w:fldCharType="begin"/>
        </w:r>
        <w:r w:rsidRPr="00CE0397" w:rsidDel="009B4CB1">
          <w:rPr>
            <w:rFonts w:ascii="Arial" w:hAnsi="Arial"/>
          </w:rPr>
          <w:delInstrText xml:space="preserve"> TOC \h \z \t "*Caption-Figure" \c </w:delInstrText>
        </w:r>
        <w:r w:rsidRPr="00CE0397" w:rsidDel="009B4CB1">
          <w:rPr>
            <w:rFonts w:ascii="Arial" w:hAnsi="Arial"/>
            <w:szCs w:val="24"/>
          </w:rPr>
          <w:fldChar w:fldCharType="separate"/>
        </w:r>
      </w:del>
      <w:del w:id="28" w:author="Kanal, Ozgun" w:date="2024-02-13T13:24:00Z">
        <w:r w:rsidR="00DA7416" w:rsidRPr="00AC52FD" w:rsidDel="00AC52FD">
          <w:rPr>
            <w:rPrChange w:id="29" w:author="Kanal, Ozgun" w:date="2024-02-13T13:24:00Z">
              <w:rPr>
                <w:rStyle w:val="Hyperlink"/>
                <w:noProof/>
              </w:rPr>
            </w:rPrChange>
          </w:rPr>
          <w:delText>Figure 1. The MAX32630FTHR and MAX32625PICO board connection.</w:delText>
        </w:r>
        <w:r w:rsidR="00DA7416" w:rsidDel="00AC52FD">
          <w:rPr>
            <w:noProof/>
            <w:webHidden/>
          </w:rPr>
          <w:tab/>
        </w:r>
        <w:r w:rsidR="00B544A0" w:rsidDel="00AC52FD">
          <w:rPr>
            <w:noProof/>
            <w:webHidden/>
          </w:rPr>
          <w:delText>6</w:delText>
        </w:r>
      </w:del>
    </w:p>
    <w:p w14:paraId="305065BF" w14:textId="71EAC930" w:rsidR="00DA7416" w:rsidDel="00AC52FD" w:rsidRDefault="00DA7416">
      <w:pPr>
        <w:pStyle w:val="TableofFigures"/>
        <w:tabs>
          <w:tab w:val="right" w:leader="dot" w:pos="9350"/>
        </w:tabs>
        <w:rPr>
          <w:del w:id="30" w:author="Kanal, Ozgun" w:date="2024-02-13T13:24:00Z"/>
          <w:rFonts w:asciiTheme="minorHAnsi" w:eastAsiaTheme="minorEastAsia" w:hAnsiTheme="minorHAnsi" w:cstheme="minorBidi"/>
          <w:noProof/>
          <w:snapToGrid/>
        </w:rPr>
      </w:pPr>
      <w:del w:id="31" w:author="Kanal, Ozgun" w:date="2024-02-13T13:24:00Z">
        <w:r w:rsidRPr="00AC52FD" w:rsidDel="00AC52FD">
          <w:rPr>
            <w:rPrChange w:id="32" w:author="Kanal, Ozgun" w:date="2024-02-13T13:24:00Z">
              <w:rPr>
                <w:rStyle w:val="Hyperlink"/>
                <w:noProof/>
              </w:rPr>
            </w:rPrChange>
          </w:rPr>
          <w:delText>Figure 2. Serial port list.</w:delText>
        </w:r>
        <w:r w:rsidDel="00AC52FD">
          <w:rPr>
            <w:noProof/>
            <w:webHidden/>
          </w:rPr>
          <w:tab/>
        </w:r>
        <w:r w:rsidR="00B544A0" w:rsidDel="00AC52FD">
          <w:rPr>
            <w:noProof/>
            <w:webHidden/>
          </w:rPr>
          <w:delText>6</w:delText>
        </w:r>
      </w:del>
    </w:p>
    <w:p w14:paraId="175C1BEB" w14:textId="27209C6A" w:rsidR="00DA7416" w:rsidDel="00AC52FD" w:rsidRDefault="00DA7416">
      <w:pPr>
        <w:pStyle w:val="TableofFigures"/>
        <w:tabs>
          <w:tab w:val="right" w:leader="dot" w:pos="9350"/>
        </w:tabs>
        <w:rPr>
          <w:del w:id="33" w:author="Kanal, Ozgun" w:date="2024-02-13T13:24:00Z"/>
          <w:rFonts w:asciiTheme="minorHAnsi" w:eastAsiaTheme="minorEastAsia" w:hAnsiTheme="minorHAnsi" w:cstheme="minorBidi"/>
          <w:noProof/>
          <w:snapToGrid/>
        </w:rPr>
      </w:pPr>
      <w:del w:id="34" w:author="Kanal, Ozgun" w:date="2024-02-13T13:24:00Z">
        <w:r w:rsidRPr="00AC52FD" w:rsidDel="00AC52FD">
          <w:rPr>
            <w:rPrChange w:id="35" w:author="Kanal, Ozgun" w:date="2024-02-13T13:24:00Z">
              <w:rPr>
                <w:rStyle w:val="Hyperlink"/>
                <w:noProof/>
              </w:rPr>
            </w:rPrChange>
          </w:rPr>
          <w:delText>Figure 3. CDC device driver warning.</w:delText>
        </w:r>
        <w:r w:rsidDel="00AC52FD">
          <w:rPr>
            <w:noProof/>
            <w:webHidden/>
          </w:rPr>
          <w:tab/>
        </w:r>
        <w:r w:rsidR="00B544A0" w:rsidDel="00AC52FD">
          <w:rPr>
            <w:noProof/>
            <w:webHidden/>
          </w:rPr>
          <w:delText>6</w:delText>
        </w:r>
      </w:del>
    </w:p>
    <w:p w14:paraId="43A7BD72" w14:textId="187428AC" w:rsidR="00DA7416" w:rsidDel="00AC52FD" w:rsidRDefault="00DA7416">
      <w:pPr>
        <w:pStyle w:val="TableofFigures"/>
        <w:tabs>
          <w:tab w:val="right" w:leader="dot" w:pos="9350"/>
        </w:tabs>
        <w:rPr>
          <w:del w:id="36" w:author="Kanal, Ozgun" w:date="2024-02-13T13:24:00Z"/>
          <w:rFonts w:asciiTheme="minorHAnsi" w:eastAsiaTheme="minorEastAsia" w:hAnsiTheme="minorHAnsi" w:cstheme="minorBidi"/>
          <w:noProof/>
          <w:snapToGrid/>
        </w:rPr>
      </w:pPr>
      <w:del w:id="37" w:author="Kanal, Ozgun" w:date="2024-02-13T13:24:00Z">
        <w:r w:rsidRPr="00AC52FD" w:rsidDel="00AC52FD">
          <w:rPr>
            <w:rPrChange w:id="38" w:author="Kanal, Ozgun" w:date="2024-02-13T13:24:00Z">
              <w:rPr>
                <w:rStyle w:val="Hyperlink"/>
                <w:noProof/>
              </w:rPr>
            </w:rPrChange>
          </w:rPr>
          <w:delText>Figure 4. MAX32630FTHR host reset button.</w:delText>
        </w:r>
        <w:r w:rsidDel="00AC52FD">
          <w:rPr>
            <w:noProof/>
            <w:webHidden/>
          </w:rPr>
          <w:tab/>
        </w:r>
        <w:r w:rsidR="00B544A0" w:rsidDel="00AC52FD">
          <w:rPr>
            <w:noProof/>
            <w:webHidden/>
          </w:rPr>
          <w:delText>7</w:delText>
        </w:r>
      </w:del>
    </w:p>
    <w:p w14:paraId="151B854D" w14:textId="48D3944A" w:rsidR="00DA7416" w:rsidDel="00AC52FD" w:rsidRDefault="00DA7416">
      <w:pPr>
        <w:pStyle w:val="TableofFigures"/>
        <w:tabs>
          <w:tab w:val="right" w:leader="dot" w:pos="9350"/>
        </w:tabs>
        <w:rPr>
          <w:del w:id="39" w:author="Kanal, Ozgun" w:date="2024-02-13T13:24:00Z"/>
          <w:rFonts w:asciiTheme="minorHAnsi" w:eastAsiaTheme="minorEastAsia" w:hAnsiTheme="minorHAnsi" w:cstheme="minorBidi"/>
          <w:noProof/>
          <w:snapToGrid/>
        </w:rPr>
      </w:pPr>
      <w:del w:id="40" w:author="Kanal, Ozgun" w:date="2024-02-13T13:24:00Z">
        <w:r w:rsidRPr="00AC52FD" w:rsidDel="00AC52FD">
          <w:rPr>
            <w:rPrChange w:id="41" w:author="Kanal, Ozgun" w:date="2024-02-13T13:24:00Z">
              <w:rPr>
                <w:rStyle w:val="Hyperlink"/>
                <w:noProof/>
              </w:rPr>
            </w:rPrChange>
          </w:rPr>
          <w:delText>Figure 5. MAX32630FTHR host blinking LED.</w:delText>
        </w:r>
        <w:r w:rsidDel="00AC52FD">
          <w:rPr>
            <w:noProof/>
            <w:webHidden/>
          </w:rPr>
          <w:tab/>
        </w:r>
        <w:r w:rsidR="00B544A0" w:rsidDel="00AC52FD">
          <w:rPr>
            <w:noProof/>
            <w:webHidden/>
          </w:rPr>
          <w:delText>7</w:delText>
        </w:r>
      </w:del>
    </w:p>
    <w:p w14:paraId="5BD58801" w14:textId="79759739" w:rsidR="00DA7416" w:rsidDel="00AC52FD" w:rsidRDefault="00DA7416">
      <w:pPr>
        <w:pStyle w:val="TableofFigures"/>
        <w:tabs>
          <w:tab w:val="right" w:leader="dot" w:pos="9350"/>
        </w:tabs>
        <w:rPr>
          <w:del w:id="42" w:author="Kanal, Ozgun" w:date="2024-02-13T13:24:00Z"/>
          <w:rFonts w:asciiTheme="minorHAnsi" w:eastAsiaTheme="minorEastAsia" w:hAnsiTheme="minorHAnsi" w:cstheme="minorBidi"/>
          <w:noProof/>
          <w:snapToGrid/>
        </w:rPr>
      </w:pPr>
      <w:del w:id="43" w:author="Kanal, Ozgun" w:date="2024-02-13T13:24:00Z">
        <w:r w:rsidRPr="00AC52FD" w:rsidDel="00AC52FD">
          <w:rPr>
            <w:rPrChange w:id="44" w:author="Kanal, Ozgun" w:date="2024-02-13T13:24:00Z">
              <w:rPr>
                <w:rStyle w:val="Hyperlink"/>
                <w:noProof/>
              </w:rPr>
            </w:rPrChange>
          </w:rPr>
          <w:delText>Figure 6. Pin Connection between the MAX32630FTHR and MAX78000FTHR</w:delText>
        </w:r>
        <w:r w:rsidDel="00AC52FD">
          <w:rPr>
            <w:noProof/>
            <w:webHidden/>
          </w:rPr>
          <w:tab/>
        </w:r>
        <w:r w:rsidR="00B544A0" w:rsidDel="00AC52FD">
          <w:rPr>
            <w:noProof/>
            <w:webHidden/>
          </w:rPr>
          <w:delText>8</w:delText>
        </w:r>
      </w:del>
    </w:p>
    <w:p w14:paraId="29CF6E93" w14:textId="2A6A4812" w:rsidR="00DA7416" w:rsidDel="00AC52FD" w:rsidRDefault="00DA7416">
      <w:pPr>
        <w:pStyle w:val="TableofFigures"/>
        <w:tabs>
          <w:tab w:val="right" w:leader="dot" w:pos="9350"/>
        </w:tabs>
        <w:rPr>
          <w:del w:id="45" w:author="Kanal, Ozgun" w:date="2024-02-13T13:24:00Z"/>
          <w:rFonts w:asciiTheme="minorHAnsi" w:eastAsiaTheme="minorEastAsia" w:hAnsiTheme="minorHAnsi" w:cstheme="minorBidi"/>
          <w:noProof/>
          <w:snapToGrid/>
        </w:rPr>
      </w:pPr>
      <w:del w:id="46" w:author="Kanal, Ozgun" w:date="2024-02-13T13:24:00Z">
        <w:r w:rsidRPr="00AC52FD" w:rsidDel="00AC52FD">
          <w:rPr>
            <w:rPrChange w:id="47" w:author="Kanal, Ozgun" w:date="2024-02-13T13:24:00Z">
              <w:rPr>
                <w:rStyle w:val="Hyperlink"/>
                <w:noProof/>
              </w:rPr>
            </w:rPrChange>
          </w:rPr>
          <w:delText>Figure 7. Downloading firmware with the download_fw_over_host.exe</w:delText>
        </w:r>
        <w:r w:rsidDel="00AC52FD">
          <w:rPr>
            <w:noProof/>
            <w:webHidden/>
          </w:rPr>
          <w:tab/>
        </w:r>
        <w:r w:rsidR="00B544A0" w:rsidDel="00AC52FD">
          <w:rPr>
            <w:noProof/>
            <w:webHidden/>
          </w:rPr>
          <w:delText>17</w:delText>
        </w:r>
      </w:del>
    </w:p>
    <w:p w14:paraId="15D1B993" w14:textId="468BA8E9" w:rsidR="00DA7416" w:rsidDel="00AC52FD" w:rsidRDefault="00DA7416">
      <w:pPr>
        <w:pStyle w:val="TableofFigures"/>
        <w:tabs>
          <w:tab w:val="right" w:leader="dot" w:pos="9350"/>
        </w:tabs>
        <w:rPr>
          <w:del w:id="48" w:author="Kanal, Ozgun" w:date="2024-02-13T13:24:00Z"/>
          <w:rFonts w:asciiTheme="minorHAnsi" w:eastAsiaTheme="minorEastAsia" w:hAnsiTheme="minorHAnsi" w:cstheme="minorBidi"/>
          <w:noProof/>
          <w:snapToGrid/>
        </w:rPr>
      </w:pPr>
      <w:del w:id="49" w:author="Kanal, Ozgun" w:date="2024-02-13T13:24:00Z">
        <w:r w:rsidRPr="00AC52FD" w:rsidDel="00AC52FD">
          <w:rPr>
            <w:rPrChange w:id="50" w:author="Kanal, Ozgun" w:date="2024-02-13T13:24:00Z">
              <w:rPr>
                <w:rStyle w:val="Hyperlink"/>
                <w:noProof/>
              </w:rPr>
            </w:rPrChange>
          </w:rPr>
          <w:delText>Figure 8. Bootloader Configuration File.</w:delText>
        </w:r>
        <w:r w:rsidDel="00AC52FD">
          <w:rPr>
            <w:noProof/>
            <w:webHidden/>
          </w:rPr>
          <w:tab/>
        </w:r>
        <w:r w:rsidR="00B544A0" w:rsidDel="00AC52FD">
          <w:rPr>
            <w:noProof/>
            <w:webHidden/>
          </w:rPr>
          <w:delText>18</w:delText>
        </w:r>
      </w:del>
    </w:p>
    <w:p w14:paraId="3708C584" w14:textId="74E7AD6C" w:rsidR="0021450B" w:rsidRDefault="008462B3">
      <w:pPr>
        <w:pStyle w:val="TableofFigures"/>
        <w:tabs>
          <w:tab w:val="right" w:leader="dot" w:pos="9350"/>
        </w:tabs>
        <w:rPr>
          <w:ins w:id="51" w:author="Kanal, Ozgun" w:date="2024-02-13T14:31:00Z"/>
          <w:rFonts w:asciiTheme="minorHAnsi" w:eastAsiaTheme="minorEastAsia" w:hAnsiTheme="minorHAnsi" w:cstheme="minorBidi"/>
          <w:noProof/>
          <w:snapToGrid/>
          <w:kern w:val="2"/>
          <w14:ligatures w14:val="standardContextual"/>
        </w:rPr>
      </w:pPr>
      <w:del w:id="52" w:author="Kanal, Ozgun" w:date="2024-02-13T14:29:00Z">
        <w:r w:rsidRPr="00CE0397" w:rsidDel="009B4CB1">
          <w:fldChar w:fldCharType="end"/>
        </w:r>
      </w:del>
      <w:ins w:id="53" w:author="Kanal, Ozgun" w:date="2024-02-13T14:31:00Z">
        <w:r w:rsidR="0021450B">
          <w:rPr>
            <w:szCs w:val="24"/>
          </w:rPr>
          <w:fldChar w:fldCharType="begin"/>
        </w:r>
        <w:r w:rsidR="0021450B">
          <w:rPr>
            <w:szCs w:val="24"/>
          </w:rPr>
          <w:instrText xml:space="preserve"> TOC \c "Figure" </w:instrText>
        </w:r>
      </w:ins>
      <w:r w:rsidR="0021450B">
        <w:rPr>
          <w:szCs w:val="24"/>
        </w:rPr>
        <w:fldChar w:fldCharType="separate"/>
      </w:r>
      <w:ins w:id="54" w:author="Kanal, Ozgun" w:date="2024-02-13T14:31:00Z">
        <w:r w:rsidR="0021450B">
          <w:rPr>
            <w:noProof/>
          </w:rPr>
          <w:t>Figure 1. The MAX32630FTHR and MAX32625PICO board connection.</w:t>
        </w:r>
        <w:r w:rsidR="0021450B">
          <w:rPr>
            <w:noProof/>
          </w:rPr>
          <w:tab/>
        </w:r>
        <w:r w:rsidR="0021450B">
          <w:rPr>
            <w:noProof/>
          </w:rPr>
          <w:fldChar w:fldCharType="begin"/>
        </w:r>
        <w:r w:rsidR="0021450B">
          <w:rPr>
            <w:noProof/>
          </w:rPr>
          <w:instrText xml:space="preserve"> PAGEREF _Toc158727106 \h </w:instrText>
        </w:r>
      </w:ins>
      <w:r w:rsidR="0021450B">
        <w:rPr>
          <w:noProof/>
        </w:rPr>
      </w:r>
      <w:r w:rsidR="0021450B">
        <w:rPr>
          <w:noProof/>
        </w:rPr>
        <w:fldChar w:fldCharType="separate"/>
      </w:r>
      <w:ins w:id="55" w:author="Kanal, Ozgun" w:date="2024-02-13T16:14:00Z">
        <w:r w:rsidR="006F478C">
          <w:rPr>
            <w:noProof/>
          </w:rPr>
          <w:t>6</w:t>
        </w:r>
      </w:ins>
      <w:ins w:id="56" w:author="Kanal, Ozgun" w:date="2024-02-13T14:31:00Z">
        <w:r w:rsidR="0021450B">
          <w:rPr>
            <w:noProof/>
          </w:rPr>
          <w:fldChar w:fldCharType="end"/>
        </w:r>
      </w:ins>
    </w:p>
    <w:p w14:paraId="668E1771" w14:textId="2F82B755" w:rsidR="0021450B" w:rsidRDefault="0021450B">
      <w:pPr>
        <w:pStyle w:val="TableofFigures"/>
        <w:tabs>
          <w:tab w:val="right" w:leader="dot" w:pos="9350"/>
        </w:tabs>
        <w:rPr>
          <w:ins w:id="57" w:author="Kanal, Ozgun" w:date="2024-02-13T14:31:00Z"/>
          <w:rFonts w:asciiTheme="minorHAnsi" w:eastAsiaTheme="minorEastAsia" w:hAnsiTheme="minorHAnsi" w:cstheme="minorBidi"/>
          <w:noProof/>
          <w:snapToGrid/>
          <w:kern w:val="2"/>
          <w14:ligatures w14:val="standardContextual"/>
        </w:rPr>
      </w:pPr>
      <w:ins w:id="58" w:author="Kanal, Ozgun" w:date="2024-02-13T14:31:00Z">
        <w:r>
          <w:rPr>
            <w:noProof/>
          </w:rPr>
          <w:t>Figure 2. Serial port list.</w:t>
        </w:r>
        <w:r>
          <w:rPr>
            <w:noProof/>
          </w:rPr>
          <w:tab/>
        </w:r>
        <w:r>
          <w:rPr>
            <w:noProof/>
          </w:rPr>
          <w:fldChar w:fldCharType="begin"/>
        </w:r>
        <w:r>
          <w:rPr>
            <w:noProof/>
          </w:rPr>
          <w:instrText xml:space="preserve"> PAGEREF _Toc158727107 \h </w:instrText>
        </w:r>
      </w:ins>
      <w:r>
        <w:rPr>
          <w:noProof/>
        </w:rPr>
      </w:r>
      <w:r>
        <w:rPr>
          <w:noProof/>
        </w:rPr>
        <w:fldChar w:fldCharType="separate"/>
      </w:r>
      <w:ins w:id="59" w:author="Kanal, Ozgun" w:date="2024-02-13T16:14:00Z">
        <w:r w:rsidR="006F478C">
          <w:rPr>
            <w:noProof/>
          </w:rPr>
          <w:t>6</w:t>
        </w:r>
      </w:ins>
      <w:ins w:id="60" w:author="Kanal, Ozgun" w:date="2024-02-13T14:31:00Z">
        <w:r>
          <w:rPr>
            <w:noProof/>
          </w:rPr>
          <w:fldChar w:fldCharType="end"/>
        </w:r>
      </w:ins>
    </w:p>
    <w:p w14:paraId="7426369E" w14:textId="156F28CC" w:rsidR="0021450B" w:rsidRDefault="0021450B">
      <w:pPr>
        <w:pStyle w:val="TableofFigures"/>
        <w:tabs>
          <w:tab w:val="right" w:leader="dot" w:pos="9350"/>
        </w:tabs>
        <w:rPr>
          <w:ins w:id="61" w:author="Kanal, Ozgun" w:date="2024-02-13T14:31:00Z"/>
          <w:rFonts w:asciiTheme="minorHAnsi" w:eastAsiaTheme="minorEastAsia" w:hAnsiTheme="minorHAnsi" w:cstheme="minorBidi"/>
          <w:noProof/>
          <w:snapToGrid/>
          <w:kern w:val="2"/>
          <w14:ligatures w14:val="standardContextual"/>
        </w:rPr>
      </w:pPr>
      <w:ins w:id="62" w:author="Kanal, Ozgun" w:date="2024-02-13T14:31:00Z">
        <w:r>
          <w:rPr>
            <w:noProof/>
          </w:rPr>
          <w:t>Figure 3. CDC device driver warning.</w:t>
        </w:r>
        <w:r>
          <w:rPr>
            <w:noProof/>
          </w:rPr>
          <w:tab/>
        </w:r>
        <w:r>
          <w:rPr>
            <w:noProof/>
          </w:rPr>
          <w:fldChar w:fldCharType="begin"/>
        </w:r>
        <w:r>
          <w:rPr>
            <w:noProof/>
          </w:rPr>
          <w:instrText xml:space="preserve"> PAGEREF _Toc158727108 \h </w:instrText>
        </w:r>
      </w:ins>
      <w:r>
        <w:rPr>
          <w:noProof/>
        </w:rPr>
      </w:r>
      <w:r>
        <w:rPr>
          <w:noProof/>
        </w:rPr>
        <w:fldChar w:fldCharType="separate"/>
      </w:r>
      <w:ins w:id="63" w:author="Kanal, Ozgun" w:date="2024-02-13T16:14:00Z">
        <w:r w:rsidR="006F478C">
          <w:rPr>
            <w:noProof/>
          </w:rPr>
          <w:t>6</w:t>
        </w:r>
      </w:ins>
      <w:ins w:id="64" w:author="Kanal, Ozgun" w:date="2024-02-13T14:31:00Z">
        <w:r>
          <w:rPr>
            <w:noProof/>
          </w:rPr>
          <w:fldChar w:fldCharType="end"/>
        </w:r>
      </w:ins>
    </w:p>
    <w:p w14:paraId="790A532A" w14:textId="24C4EFB3" w:rsidR="0021450B" w:rsidRDefault="0021450B">
      <w:pPr>
        <w:pStyle w:val="TableofFigures"/>
        <w:tabs>
          <w:tab w:val="right" w:leader="dot" w:pos="9350"/>
        </w:tabs>
        <w:rPr>
          <w:ins w:id="65" w:author="Kanal, Ozgun" w:date="2024-02-13T14:31:00Z"/>
          <w:rFonts w:asciiTheme="minorHAnsi" w:eastAsiaTheme="minorEastAsia" w:hAnsiTheme="minorHAnsi" w:cstheme="minorBidi"/>
          <w:noProof/>
          <w:snapToGrid/>
          <w:kern w:val="2"/>
          <w14:ligatures w14:val="standardContextual"/>
        </w:rPr>
      </w:pPr>
      <w:ins w:id="66" w:author="Kanal, Ozgun" w:date="2024-02-13T14:31:00Z">
        <w:r>
          <w:rPr>
            <w:noProof/>
          </w:rPr>
          <w:t>Figure 4. MAX32630FTHR host reset button.</w:t>
        </w:r>
        <w:r>
          <w:rPr>
            <w:noProof/>
          </w:rPr>
          <w:tab/>
        </w:r>
        <w:r>
          <w:rPr>
            <w:noProof/>
          </w:rPr>
          <w:fldChar w:fldCharType="begin"/>
        </w:r>
        <w:r>
          <w:rPr>
            <w:noProof/>
          </w:rPr>
          <w:instrText xml:space="preserve"> PAGEREF _Toc158727109 \h </w:instrText>
        </w:r>
      </w:ins>
      <w:r>
        <w:rPr>
          <w:noProof/>
        </w:rPr>
      </w:r>
      <w:r>
        <w:rPr>
          <w:noProof/>
        </w:rPr>
        <w:fldChar w:fldCharType="separate"/>
      </w:r>
      <w:ins w:id="67" w:author="Kanal, Ozgun" w:date="2024-02-13T16:14:00Z">
        <w:r w:rsidR="006F478C">
          <w:rPr>
            <w:noProof/>
          </w:rPr>
          <w:t>7</w:t>
        </w:r>
      </w:ins>
      <w:ins w:id="68" w:author="Kanal, Ozgun" w:date="2024-02-13T14:31:00Z">
        <w:r>
          <w:rPr>
            <w:noProof/>
          </w:rPr>
          <w:fldChar w:fldCharType="end"/>
        </w:r>
      </w:ins>
    </w:p>
    <w:p w14:paraId="1C25778F" w14:textId="6B587130" w:rsidR="0021450B" w:rsidRDefault="0021450B">
      <w:pPr>
        <w:pStyle w:val="TableofFigures"/>
        <w:tabs>
          <w:tab w:val="right" w:leader="dot" w:pos="9350"/>
        </w:tabs>
        <w:rPr>
          <w:ins w:id="69" w:author="Kanal, Ozgun" w:date="2024-02-13T14:31:00Z"/>
          <w:rFonts w:asciiTheme="minorHAnsi" w:eastAsiaTheme="minorEastAsia" w:hAnsiTheme="minorHAnsi" w:cstheme="minorBidi"/>
          <w:noProof/>
          <w:snapToGrid/>
          <w:kern w:val="2"/>
          <w14:ligatures w14:val="standardContextual"/>
        </w:rPr>
      </w:pPr>
      <w:ins w:id="70" w:author="Kanal, Ozgun" w:date="2024-02-13T14:31:00Z">
        <w:r>
          <w:rPr>
            <w:noProof/>
          </w:rPr>
          <w:t>Figure 5. MAX32630FTHR host blinking LED.</w:t>
        </w:r>
        <w:r>
          <w:rPr>
            <w:noProof/>
          </w:rPr>
          <w:tab/>
        </w:r>
        <w:r>
          <w:rPr>
            <w:noProof/>
          </w:rPr>
          <w:fldChar w:fldCharType="begin"/>
        </w:r>
        <w:r>
          <w:rPr>
            <w:noProof/>
          </w:rPr>
          <w:instrText xml:space="preserve"> PAGEREF _Toc158727110 \h </w:instrText>
        </w:r>
      </w:ins>
      <w:r>
        <w:rPr>
          <w:noProof/>
        </w:rPr>
      </w:r>
      <w:r>
        <w:rPr>
          <w:noProof/>
        </w:rPr>
        <w:fldChar w:fldCharType="separate"/>
      </w:r>
      <w:ins w:id="71" w:author="Kanal, Ozgun" w:date="2024-02-13T16:14:00Z">
        <w:r w:rsidR="006F478C">
          <w:rPr>
            <w:noProof/>
          </w:rPr>
          <w:t>7</w:t>
        </w:r>
      </w:ins>
      <w:ins w:id="72" w:author="Kanal, Ozgun" w:date="2024-02-13T14:31:00Z">
        <w:r>
          <w:rPr>
            <w:noProof/>
          </w:rPr>
          <w:fldChar w:fldCharType="end"/>
        </w:r>
      </w:ins>
    </w:p>
    <w:p w14:paraId="646861D1" w14:textId="5023D36A" w:rsidR="0021450B" w:rsidRDefault="0021450B">
      <w:pPr>
        <w:pStyle w:val="TableofFigures"/>
        <w:tabs>
          <w:tab w:val="right" w:leader="dot" w:pos="9350"/>
        </w:tabs>
        <w:rPr>
          <w:ins w:id="73" w:author="Kanal, Ozgun" w:date="2024-02-13T14:31:00Z"/>
          <w:rFonts w:asciiTheme="minorHAnsi" w:eastAsiaTheme="minorEastAsia" w:hAnsiTheme="minorHAnsi" w:cstheme="minorBidi"/>
          <w:noProof/>
          <w:snapToGrid/>
          <w:kern w:val="2"/>
          <w14:ligatures w14:val="standardContextual"/>
        </w:rPr>
      </w:pPr>
      <w:ins w:id="74" w:author="Kanal, Ozgun" w:date="2024-02-13T14:31:00Z">
        <w:r>
          <w:rPr>
            <w:noProof/>
          </w:rPr>
          <w:t>Figure 6. Pin Connection between the MAX32630FTHR and MAX78000FTHR</w:t>
        </w:r>
        <w:r>
          <w:rPr>
            <w:noProof/>
          </w:rPr>
          <w:tab/>
        </w:r>
        <w:r>
          <w:rPr>
            <w:noProof/>
          </w:rPr>
          <w:fldChar w:fldCharType="begin"/>
        </w:r>
        <w:r>
          <w:rPr>
            <w:noProof/>
          </w:rPr>
          <w:instrText xml:space="preserve"> PAGEREF _Toc158727111 \h </w:instrText>
        </w:r>
      </w:ins>
      <w:r>
        <w:rPr>
          <w:noProof/>
        </w:rPr>
      </w:r>
      <w:r>
        <w:rPr>
          <w:noProof/>
        </w:rPr>
        <w:fldChar w:fldCharType="separate"/>
      </w:r>
      <w:ins w:id="75" w:author="Kanal, Ozgun" w:date="2024-02-13T16:14:00Z">
        <w:r w:rsidR="006F478C">
          <w:rPr>
            <w:noProof/>
          </w:rPr>
          <w:t>8</w:t>
        </w:r>
      </w:ins>
      <w:ins w:id="76" w:author="Kanal, Ozgun" w:date="2024-02-13T14:31:00Z">
        <w:r>
          <w:rPr>
            <w:noProof/>
          </w:rPr>
          <w:fldChar w:fldCharType="end"/>
        </w:r>
      </w:ins>
    </w:p>
    <w:p w14:paraId="137D89F6" w14:textId="070EDFD7" w:rsidR="0021450B" w:rsidRDefault="0021450B">
      <w:pPr>
        <w:pStyle w:val="TableofFigures"/>
        <w:tabs>
          <w:tab w:val="right" w:leader="dot" w:pos="9350"/>
        </w:tabs>
        <w:rPr>
          <w:ins w:id="77" w:author="Kanal, Ozgun" w:date="2024-02-13T14:31:00Z"/>
          <w:rFonts w:asciiTheme="minorHAnsi" w:eastAsiaTheme="minorEastAsia" w:hAnsiTheme="minorHAnsi" w:cstheme="minorBidi"/>
          <w:noProof/>
          <w:snapToGrid/>
          <w:kern w:val="2"/>
          <w14:ligatures w14:val="standardContextual"/>
        </w:rPr>
      </w:pPr>
      <w:ins w:id="78" w:author="Kanal, Ozgun" w:date="2024-02-13T14:31:00Z">
        <w:r>
          <w:rPr>
            <w:noProof/>
          </w:rPr>
          <w:t>Figure 7 : Project properties of an Eclipse project</w:t>
        </w:r>
        <w:r>
          <w:rPr>
            <w:noProof/>
          </w:rPr>
          <w:tab/>
        </w:r>
        <w:r>
          <w:rPr>
            <w:noProof/>
          </w:rPr>
          <w:fldChar w:fldCharType="begin"/>
        </w:r>
        <w:r>
          <w:rPr>
            <w:noProof/>
          </w:rPr>
          <w:instrText xml:space="preserve"> PAGEREF _Toc158727112 \h </w:instrText>
        </w:r>
      </w:ins>
      <w:r>
        <w:rPr>
          <w:noProof/>
        </w:rPr>
      </w:r>
      <w:r>
        <w:rPr>
          <w:noProof/>
        </w:rPr>
        <w:fldChar w:fldCharType="separate"/>
      </w:r>
      <w:ins w:id="79" w:author="Kanal, Ozgun" w:date="2024-02-13T16:14:00Z">
        <w:r w:rsidR="006F478C">
          <w:rPr>
            <w:noProof/>
          </w:rPr>
          <w:t>15</w:t>
        </w:r>
      </w:ins>
      <w:ins w:id="80" w:author="Kanal, Ozgun" w:date="2024-02-13T14:31:00Z">
        <w:r>
          <w:rPr>
            <w:noProof/>
          </w:rPr>
          <w:fldChar w:fldCharType="end"/>
        </w:r>
      </w:ins>
    </w:p>
    <w:p w14:paraId="52225F95" w14:textId="0C393535" w:rsidR="0021450B" w:rsidRDefault="0021450B">
      <w:pPr>
        <w:pStyle w:val="TableofFigures"/>
        <w:tabs>
          <w:tab w:val="right" w:leader="dot" w:pos="9350"/>
        </w:tabs>
        <w:rPr>
          <w:ins w:id="81" w:author="Kanal, Ozgun" w:date="2024-02-13T14:31:00Z"/>
          <w:rFonts w:asciiTheme="minorHAnsi" w:eastAsiaTheme="minorEastAsia" w:hAnsiTheme="minorHAnsi" w:cstheme="minorBidi"/>
          <w:noProof/>
          <w:snapToGrid/>
          <w:kern w:val="2"/>
          <w14:ligatures w14:val="standardContextual"/>
        </w:rPr>
      </w:pPr>
      <w:ins w:id="82" w:author="Kanal, Ozgun" w:date="2024-02-13T14:31:00Z">
        <w:r>
          <w:rPr>
            <w:noProof/>
          </w:rPr>
          <w:t>Figure 8 : Behavior tab of C/C++ Build configurations</w:t>
        </w:r>
        <w:r>
          <w:rPr>
            <w:noProof/>
          </w:rPr>
          <w:tab/>
        </w:r>
        <w:r>
          <w:rPr>
            <w:noProof/>
          </w:rPr>
          <w:fldChar w:fldCharType="begin"/>
        </w:r>
        <w:r>
          <w:rPr>
            <w:noProof/>
          </w:rPr>
          <w:instrText xml:space="preserve"> PAGEREF _Toc158727113 \h </w:instrText>
        </w:r>
      </w:ins>
      <w:r>
        <w:rPr>
          <w:noProof/>
        </w:rPr>
      </w:r>
      <w:r>
        <w:rPr>
          <w:noProof/>
        </w:rPr>
        <w:fldChar w:fldCharType="separate"/>
      </w:r>
      <w:ins w:id="83" w:author="Kanal, Ozgun" w:date="2024-02-13T16:14:00Z">
        <w:r w:rsidR="006F478C">
          <w:rPr>
            <w:noProof/>
          </w:rPr>
          <w:t>16</w:t>
        </w:r>
      </w:ins>
      <w:ins w:id="84" w:author="Kanal, Ozgun" w:date="2024-02-13T14:31:00Z">
        <w:r>
          <w:rPr>
            <w:noProof/>
          </w:rPr>
          <w:fldChar w:fldCharType="end"/>
        </w:r>
      </w:ins>
    </w:p>
    <w:p w14:paraId="0BB9C055" w14:textId="64FA46D9" w:rsidR="0021450B" w:rsidRDefault="0021450B">
      <w:pPr>
        <w:pStyle w:val="TableofFigures"/>
        <w:tabs>
          <w:tab w:val="right" w:leader="dot" w:pos="9350"/>
        </w:tabs>
        <w:rPr>
          <w:ins w:id="85" w:author="Kanal, Ozgun" w:date="2024-02-13T14:31:00Z"/>
          <w:rFonts w:asciiTheme="minorHAnsi" w:eastAsiaTheme="minorEastAsia" w:hAnsiTheme="minorHAnsi" w:cstheme="minorBidi"/>
          <w:noProof/>
          <w:snapToGrid/>
          <w:kern w:val="2"/>
          <w14:ligatures w14:val="standardContextual"/>
        </w:rPr>
      </w:pPr>
      <w:ins w:id="86" w:author="Kanal, Ozgun" w:date="2024-02-13T14:31:00Z">
        <w:r>
          <w:rPr>
            <w:noProof/>
          </w:rPr>
          <w:t>Figure 9 : Custom build argument configuration</w:t>
        </w:r>
        <w:r>
          <w:rPr>
            <w:noProof/>
          </w:rPr>
          <w:tab/>
        </w:r>
        <w:r>
          <w:rPr>
            <w:noProof/>
          </w:rPr>
          <w:fldChar w:fldCharType="begin"/>
        </w:r>
        <w:r>
          <w:rPr>
            <w:noProof/>
          </w:rPr>
          <w:instrText xml:space="preserve"> PAGEREF _Toc158727114 \h </w:instrText>
        </w:r>
      </w:ins>
      <w:r>
        <w:rPr>
          <w:noProof/>
        </w:rPr>
      </w:r>
      <w:r>
        <w:rPr>
          <w:noProof/>
        </w:rPr>
        <w:fldChar w:fldCharType="separate"/>
      </w:r>
      <w:ins w:id="87" w:author="Kanal, Ozgun" w:date="2024-02-13T16:14:00Z">
        <w:r w:rsidR="006F478C">
          <w:rPr>
            <w:noProof/>
          </w:rPr>
          <w:t>16</w:t>
        </w:r>
      </w:ins>
      <w:ins w:id="88" w:author="Kanal, Ozgun" w:date="2024-02-13T14:31:00Z">
        <w:r>
          <w:rPr>
            <w:noProof/>
          </w:rPr>
          <w:fldChar w:fldCharType="end"/>
        </w:r>
      </w:ins>
    </w:p>
    <w:p w14:paraId="70143140" w14:textId="043C952E" w:rsidR="0021450B" w:rsidRDefault="0021450B">
      <w:pPr>
        <w:pStyle w:val="TableofFigures"/>
        <w:tabs>
          <w:tab w:val="right" w:leader="dot" w:pos="9350"/>
        </w:tabs>
        <w:rPr>
          <w:ins w:id="89" w:author="Kanal, Ozgun" w:date="2024-02-13T14:31:00Z"/>
          <w:rFonts w:asciiTheme="minorHAnsi" w:eastAsiaTheme="minorEastAsia" w:hAnsiTheme="minorHAnsi" w:cstheme="minorBidi"/>
          <w:noProof/>
          <w:snapToGrid/>
          <w:kern w:val="2"/>
          <w14:ligatures w14:val="standardContextual"/>
        </w:rPr>
      </w:pPr>
      <w:ins w:id="90" w:author="Kanal, Ozgun" w:date="2024-02-13T14:31:00Z">
        <w:r>
          <w:rPr>
            <w:noProof/>
          </w:rPr>
          <w:t>Figure 10. Downloading firmware with the download_fw_over_host.exe</w:t>
        </w:r>
        <w:r>
          <w:rPr>
            <w:noProof/>
          </w:rPr>
          <w:tab/>
        </w:r>
        <w:r>
          <w:rPr>
            <w:noProof/>
          </w:rPr>
          <w:fldChar w:fldCharType="begin"/>
        </w:r>
        <w:r>
          <w:rPr>
            <w:noProof/>
          </w:rPr>
          <w:instrText xml:space="preserve"> PAGEREF _Toc158727115 \h </w:instrText>
        </w:r>
      </w:ins>
      <w:r>
        <w:rPr>
          <w:noProof/>
        </w:rPr>
      </w:r>
      <w:r>
        <w:rPr>
          <w:noProof/>
        </w:rPr>
        <w:fldChar w:fldCharType="separate"/>
      </w:r>
      <w:ins w:id="91" w:author="Kanal, Ozgun" w:date="2024-02-13T16:14:00Z">
        <w:r w:rsidR="006F478C">
          <w:rPr>
            <w:noProof/>
          </w:rPr>
          <w:t>18</w:t>
        </w:r>
      </w:ins>
      <w:ins w:id="92" w:author="Kanal, Ozgun" w:date="2024-02-13T14:31:00Z">
        <w:r>
          <w:rPr>
            <w:noProof/>
          </w:rPr>
          <w:fldChar w:fldCharType="end"/>
        </w:r>
      </w:ins>
    </w:p>
    <w:p w14:paraId="51B2632E" w14:textId="10770D95" w:rsidR="0021450B" w:rsidRDefault="0021450B">
      <w:pPr>
        <w:pStyle w:val="TableofFigures"/>
        <w:tabs>
          <w:tab w:val="right" w:leader="dot" w:pos="9350"/>
        </w:tabs>
        <w:rPr>
          <w:ins w:id="93" w:author="Kanal, Ozgun" w:date="2024-02-13T14:31:00Z"/>
          <w:rFonts w:asciiTheme="minorHAnsi" w:eastAsiaTheme="minorEastAsia" w:hAnsiTheme="minorHAnsi" w:cstheme="minorBidi"/>
          <w:noProof/>
          <w:snapToGrid/>
          <w:kern w:val="2"/>
          <w14:ligatures w14:val="standardContextual"/>
        </w:rPr>
      </w:pPr>
      <w:ins w:id="94" w:author="Kanal, Ozgun" w:date="2024-02-13T14:31:00Z">
        <w:r>
          <w:rPr>
            <w:noProof/>
          </w:rPr>
          <w:lastRenderedPageBreak/>
          <w:t>Figure 11. Bootloader Configuration File.</w:t>
        </w:r>
        <w:r>
          <w:rPr>
            <w:noProof/>
          </w:rPr>
          <w:tab/>
        </w:r>
        <w:r>
          <w:rPr>
            <w:noProof/>
          </w:rPr>
          <w:fldChar w:fldCharType="begin"/>
        </w:r>
        <w:r>
          <w:rPr>
            <w:noProof/>
          </w:rPr>
          <w:instrText xml:space="preserve"> PAGEREF _Toc158727116 \h </w:instrText>
        </w:r>
      </w:ins>
      <w:r>
        <w:rPr>
          <w:noProof/>
        </w:rPr>
      </w:r>
      <w:r>
        <w:rPr>
          <w:noProof/>
        </w:rPr>
        <w:fldChar w:fldCharType="separate"/>
      </w:r>
      <w:ins w:id="95" w:author="Kanal, Ozgun" w:date="2024-02-13T16:14:00Z">
        <w:r w:rsidR="006F478C">
          <w:rPr>
            <w:noProof/>
          </w:rPr>
          <w:t>19</w:t>
        </w:r>
      </w:ins>
      <w:ins w:id="96" w:author="Kanal, Ozgun" w:date="2024-02-13T14:31:00Z">
        <w:r>
          <w:rPr>
            <w:noProof/>
          </w:rPr>
          <w:fldChar w:fldCharType="end"/>
        </w:r>
      </w:ins>
    </w:p>
    <w:p w14:paraId="52A8F696" w14:textId="4393AA29" w:rsidR="0021450B" w:rsidDel="0021450B" w:rsidRDefault="0021450B" w:rsidP="0021450B">
      <w:pPr>
        <w:pStyle w:val="TableofFigures"/>
        <w:tabs>
          <w:tab w:val="right" w:leader="dot" w:pos="9350"/>
        </w:tabs>
        <w:rPr>
          <w:del w:id="97" w:author="Kanal, Ozgun" w:date="2024-02-13T14:31:00Z"/>
          <w:noProof/>
        </w:rPr>
      </w:pPr>
    </w:p>
    <w:p w14:paraId="546236D4" w14:textId="50E3EA86" w:rsidR="00CD51AB" w:rsidRDefault="0021450B">
      <w:pPr>
        <w:pStyle w:val="TableofFigures"/>
        <w:tabs>
          <w:tab w:val="right" w:leader="dot" w:pos="9350"/>
        </w:tabs>
        <w:pPrChange w:id="98" w:author="Kanal, Ozgun" w:date="2024-02-13T14:31:00Z">
          <w:pPr>
            <w:pStyle w:val="Body"/>
          </w:pPr>
        </w:pPrChange>
      </w:pPr>
      <w:ins w:id="99" w:author="Kanal, Ozgun" w:date="2024-02-13T14:31:00Z">
        <w:r>
          <w:rPr>
            <w:szCs w:val="24"/>
          </w:rPr>
          <w:fldChar w:fldCharType="end"/>
        </w:r>
      </w:ins>
    </w:p>
    <w:p w14:paraId="53125FAC" w14:textId="416B81E0" w:rsidR="007A1362" w:rsidRPr="002049A4" w:rsidRDefault="008462B3" w:rsidP="007227F7">
      <w:pPr>
        <w:pStyle w:val="TableofContents"/>
      </w:pPr>
      <w:r w:rsidRPr="002049A4">
        <w:t>List of Tables</w:t>
      </w:r>
    </w:p>
    <w:p w14:paraId="775E0506" w14:textId="0C8E43FA" w:rsidR="00DA7416" w:rsidRDefault="008462B3">
      <w:pPr>
        <w:pStyle w:val="TableofFigures"/>
        <w:tabs>
          <w:tab w:val="right" w:leader="dot" w:pos="9350"/>
        </w:tabs>
        <w:rPr>
          <w:rFonts w:asciiTheme="minorHAnsi" w:eastAsiaTheme="minorEastAsia" w:hAnsiTheme="minorHAnsi" w:cstheme="minorBidi"/>
          <w:noProof/>
          <w:snapToGrid/>
        </w:rPr>
      </w:pPr>
      <w:r w:rsidRPr="00CE0397">
        <w:rPr>
          <w:rFonts w:ascii="Arial" w:hAnsi="Arial"/>
        </w:rPr>
        <w:fldChar w:fldCharType="begin"/>
      </w:r>
      <w:r w:rsidRPr="00CE0397">
        <w:rPr>
          <w:rFonts w:ascii="Arial" w:hAnsi="Arial"/>
        </w:rPr>
        <w:instrText xml:space="preserve"> TOC \h \z \t "*Table Title" \c </w:instrText>
      </w:r>
      <w:r w:rsidRPr="00CE0397">
        <w:rPr>
          <w:rFonts w:ascii="Arial" w:hAnsi="Arial"/>
        </w:rPr>
        <w:fldChar w:fldCharType="separate"/>
      </w:r>
      <w:hyperlink w:anchor="_Toc87569057" w:history="1">
        <w:r w:rsidR="00DA7416" w:rsidRPr="009A32C4">
          <w:rPr>
            <w:rStyle w:val="Hyperlink"/>
            <w:noProof/>
          </w:rPr>
          <w:t>Table 1. Pin Connection between the MAX32630FTHR and MAX78000FTHR</w:t>
        </w:r>
        <w:r w:rsidR="00DA7416">
          <w:rPr>
            <w:noProof/>
            <w:webHidden/>
          </w:rPr>
          <w:tab/>
        </w:r>
        <w:r w:rsidR="00DA7416">
          <w:rPr>
            <w:noProof/>
            <w:webHidden/>
          </w:rPr>
          <w:fldChar w:fldCharType="begin"/>
        </w:r>
        <w:r w:rsidR="00DA7416">
          <w:rPr>
            <w:noProof/>
            <w:webHidden/>
          </w:rPr>
          <w:instrText xml:space="preserve"> PAGEREF _Toc87569057 \h </w:instrText>
        </w:r>
        <w:r w:rsidR="00DA7416">
          <w:rPr>
            <w:noProof/>
            <w:webHidden/>
          </w:rPr>
        </w:r>
        <w:r w:rsidR="00DA7416">
          <w:rPr>
            <w:noProof/>
            <w:webHidden/>
          </w:rPr>
          <w:fldChar w:fldCharType="separate"/>
        </w:r>
        <w:r w:rsidR="006F478C">
          <w:rPr>
            <w:noProof/>
            <w:webHidden/>
          </w:rPr>
          <w:t>8</w:t>
        </w:r>
        <w:r w:rsidR="00DA7416">
          <w:rPr>
            <w:noProof/>
            <w:webHidden/>
          </w:rPr>
          <w:fldChar w:fldCharType="end"/>
        </w:r>
      </w:hyperlink>
    </w:p>
    <w:p w14:paraId="583C36FE" w14:textId="6CF3B0F0" w:rsidR="00CD51AB" w:rsidRDefault="008462B3" w:rsidP="00D42517">
      <w:pPr>
        <w:pStyle w:val="Body"/>
      </w:pPr>
      <w:r w:rsidRPr="00CE0397">
        <w:fldChar w:fldCharType="end"/>
      </w:r>
      <w:bookmarkStart w:id="100" w:name="_Toc30582045"/>
      <w:bookmarkEnd w:id="12"/>
      <w:bookmarkEnd w:id="13"/>
    </w:p>
    <w:p w14:paraId="18442A0D" w14:textId="77777777" w:rsidR="00D42517" w:rsidRDefault="00D42517" w:rsidP="00D42517">
      <w:pPr>
        <w:pStyle w:val="Body"/>
      </w:pPr>
      <w:r>
        <w:br w:type="page"/>
      </w:r>
    </w:p>
    <w:p w14:paraId="53E57D4A" w14:textId="5B031076" w:rsidR="00935FF1" w:rsidRPr="00080848" w:rsidRDefault="009F0F6D" w:rsidP="00935FF1">
      <w:pPr>
        <w:pStyle w:val="H2-Heading"/>
      </w:pPr>
      <w:bookmarkStart w:id="101" w:name="_Toc87569031"/>
      <w:r w:rsidRPr="00A56DE1">
        <w:lastRenderedPageBreak/>
        <w:t>Introduction</w:t>
      </w:r>
      <w:bookmarkEnd w:id="100"/>
      <w:bookmarkEnd w:id="101"/>
    </w:p>
    <w:p w14:paraId="260458C0" w14:textId="1BDCF3E5" w:rsidR="009F0F6D" w:rsidRPr="006479D7" w:rsidRDefault="009F0F6D" w:rsidP="009F0F6D">
      <w:pPr>
        <w:pStyle w:val="Body"/>
      </w:pPr>
      <w:bookmarkStart w:id="102" w:name="OLE_LINK5"/>
      <w:bookmarkStart w:id="103" w:name="OLE_LINK6"/>
      <w:r w:rsidRPr="00E21051">
        <w:t xml:space="preserve">This </w:t>
      </w:r>
      <w:r>
        <w:t>application note</w:t>
      </w:r>
      <w:r w:rsidRPr="00E21051">
        <w:t xml:space="preserve"> provides the instructions to </w:t>
      </w:r>
      <w:r>
        <w:t>program example host code into the MAX32630FTHR development platform.</w:t>
      </w:r>
    </w:p>
    <w:p w14:paraId="0FCD8190" w14:textId="1FDF1A0A" w:rsidR="009F0F6D" w:rsidRDefault="009F0F6D" w:rsidP="009F0F6D">
      <w:pPr>
        <w:pStyle w:val="Body"/>
      </w:pPr>
      <w:r>
        <w:t>The document also gives details related to hardware setup and application programming by using the MAX</w:t>
      </w:r>
      <w:r w:rsidR="00560DB0">
        <w:t>78000</w:t>
      </w:r>
      <w:r>
        <w:t xml:space="preserve"> bootloader and example host code.</w:t>
      </w:r>
    </w:p>
    <w:p w14:paraId="59F0338C" w14:textId="59662254" w:rsidR="003F436E" w:rsidRDefault="009F0F6D" w:rsidP="009F0F6D">
      <w:pPr>
        <w:pStyle w:val="Body"/>
      </w:pPr>
      <w:r w:rsidRPr="003875F8">
        <w:t xml:space="preserve">Note that the screenshots may differ according to the </w:t>
      </w:r>
      <w:r>
        <w:t>software</w:t>
      </w:r>
      <w:r w:rsidRPr="003875F8">
        <w:t xml:space="preserve"> versions, but the steps will be</w:t>
      </w:r>
      <w:r w:rsidR="00A87279">
        <w:t xml:space="preserve"> the</w:t>
      </w:r>
      <w:r w:rsidRPr="003875F8">
        <w:t xml:space="preserve"> same.</w:t>
      </w:r>
    </w:p>
    <w:p w14:paraId="11B3EDAD" w14:textId="77777777" w:rsidR="003F436E" w:rsidRDefault="003F436E">
      <w:pPr>
        <w:spacing w:before="0" w:after="0" w:line="240" w:lineRule="auto"/>
        <w:rPr>
          <w:rFonts w:eastAsia="SimSun"/>
          <w:szCs w:val="19"/>
          <w:lang w:eastAsia="zh-CN"/>
        </w:rPr>
      </w:pPr>
      <w:r>
        <w:br w:type="page"/>
      </w:r>
    </w:p>
    <w:p w14:paraId="7F700DEF" w14:textId="77777777" w:rsidR="005731AC" w:rsidRPr="00080848" w:rsidRDefault="009F0F6D" w:rsidP="00080848">
      <w:pPr>
        <w:pStyle w:val="H2-Heading"/>
      </w:pPr>
      <w:bookmarkStart w:id="104" w:name="_Toc30582046"/>
      <w:bookmarkStart w:id="105" w:name="_Toc87569032"/>
      <w:r w:rsidRPr="003875F8">
        <w:lastRenderedPageBreak/>
        <w:t>System Requirements</w:t>
      </w:r>
      <w:bookmarkEnd w:id="104"/>
      <w:bookmarkEnd w:id="105"/>
    </w:p>
    <w:p w14:paraId="08D37BA5" w14:textId="3B57BE90" w:rsidR="009F0F6D" w:rsidRPr="003875F8" w:rsidRDefault="009F0F6D" w:rsidP="009F0F6D">
      <w:pPr>
        <w:pStyle w:val="Body"/>
      </w:pPr>
      <w:r w:rsidRPr="003875F8">
        <w:t>To</w:t>
      </w:r>
      <w:r w:rsidR="00560DB0">
        <w:t xml:space="preserve"> </w:t>
      </w:r>
      <w:r>
        <w:t>program the MAX</w:t>
      </w:r>
      <w:r w:rsidR="00560DB0">
        <w:t>78000</w:t>
      </w:r>
      <w:r>
        <w:t xml:space="preserve"> bootloader code into the </w:t>
      </w:r>
      <w:r w:rsidR="00560DB0">
        <w:t>MAX78000FTHR</w:t>
      </w:r>
      <w:r>
        <w:t xml:space="preserve">, </w:t>
      </w:r>
      <w:r w:rsidRPr="003875F8">
        <w:t>the minimum requirements are as follows:</w:t>
      </w:r>
    </w:p>
    <w:p w14:paraId="343B191F" w14:textId="77777777" w:rsidR="009F0F6D" w:rsidRPr="009F0F6D" w:rsidRDefault="009F0F6D" w:rsidP="009F0F6D">
      <w:pPr>
        <w:pStyle w:val="Bullet"/>
      </w:pPr>
      <w:r w:rsidRPr="009F0F6D">
        <w:t>Windows</w:t>
      </w:r>
      <w:r w:rsidRPr="009F0F6D">
        <w:rPr>
          <w:rStyle w:val="BodySuperscript"/>
        </w:rPr>
        <w:t>®</w:t>
      </w:r>
      <w:r w:rsidRPr="009F0F6D">
        <w:t xml:space="preserve"> PC</w:t>
      </w:r>
    </w:p>
    <w:p w14:paraId="5A3F8C3B" w14:textId="77777777" w:rsidR="009F0F6D" w:rsidRPr="009F0F6D" w:rsidRDefault="009F0F6D" w:rsidP="009F0F6D">
      <w:pPr>
        <w:pStyle w:val="Bullet-Small"/>
      </w:pPr>
      <w:r w:rsidRPr="009F0F6D">
        <w:t>Windows 10, Windows 7</w:t>
      </w:r>
    </w:p>
    <w:p w14:paraId="52F3A8B2" w14:textId="77777777" w:rsidR="009F0F6D" w:rsidRPr="009F0F6D" w:rsidRDefault="009F0F6D" w:rsidP="009F0F6D">
      <w:pPr>
        <w:pStyle w:val="Bullet-Small"/>
      </w:pPr>
      <w:r w:rsidRPr="009F0F6D">
        <w:t>OpenSSL</w:t>
      </w:r>
    </w:p>
    <w:p w14:paraId="689B98C4" w14:textId="77777777" w:rsidR="009F0F6D" w:rsidRPr="009F0F6D" w:rsidRDefault="009F0F6D" w:rsidP="009F0F6D">
      <w:pPr>
        <w:pStyle w:val="Bullet-Small"/>
      </w:pPr>
      <w:r w:rsidRPr="009F0F6D">
        <w:t>Maxim Toolchain Software (more information, including download and installation instructions, is in this document)</w:t>
      </w:r>
    </w:p>
    <w:p w14:paraId="34408AD2" w14:textId="316C6C5D" w:rsidR="009F0F6D" w:rsidRPr="009F0F6D" w:rsidRDefault="00560DB0" w:rsidP="009F0F6D">
      <w:pPr>
        <w:pStyle w:val="Bullet"/>
      </w:pPr>
      <w:r>
        <w:t>MAX78000FTHR</w:t>
      </w:r>
      <w:r w:rsidR="009F0F6D" w:rsidRPr="009F0F6D">
        <w:t xml:space="preserve"> and micro-USB cable</w:t>
      </w:r>
    </w:p>
    <w:p w14:paraId="2B1A582E" w14:textId="77777777" w:rsidR="009F0F6D" w:rsidRPr="009F0F6D" w:rsidRDefault="009F0F6D" w:rsidP="009F0F6D">
      <w:pPr>
        <w:pStyle w:val="Bullet"/>
      </w:pPr>
      <w:r w:rsidRPr="009F0F6D">
        <w:t>MAX32630FTHR and micro-USB cable</w:t>
      </w:r>
    </w:p>
    <w:p w14:paraId="2CB5B7E6" w14:textId="77777777" w:rsidR="009F0F6D" w:rsidRPr="009F0F6D" w:rsidRDefault="009F0F6D" w:rsidP="009F0F6D">
      <w:pPr>
        <w:pStyle w:val="Bullet"/>
      </w:pPr>
      <w:r w:rsidRPr="009F0F6D">
        <w:t>MAX32625PICO evaluation kit (EV kit) and micro-USB cable</w:t>
      </w:r>
    </w:p>
    <w:p w14:paraId="525CCE91" w14:textId="57C70882" w:rsidR="009F0F6D" w:rsidRPr="009F0F6D" w:rsidRDefault="009F0F6D" w:rsidP="009F0F6D">
      <w:pPr>
        <w:pStyle w:val="Bullet"/>
      </w:pPr>
      <w:r w:rsidRPr="009F0F6D">
        <w:t xml:space="preserve">Test wires to connect the </w:t>
      </w:r>
      <w:r w:rsidR="00560DB0">
        <w:t>MAX78000FTHR</w:t>
      </w:r>
      <w:r w:rsidRPr="009F0F6D">
        <w:t xml:space="preserve"> and MAX32630FTHR</w:t>
      </w:r>
    </w:p>
    <w:bookmarkEnd w:id="102"/>
    <w:bookmarkEnd w:id="103"/>
    <w:p w14:paraId="79EC9800" w14:textId="77777777" w:rsidR="005731AC" w:rsidRDefault="005731AC" w:rsidP="007227F7">
      <w:pPr>
        <w:pStyle w:val="Body"/>
      </w:pPr>
    </w:p>
    <w:p w14:paraId="2E3D6AA9" w14:textId="77777777" w:rsidR="0008099F" w:rsidRPr="009F0F6D" w:rsidRDefault="0008099F" w:rsidP="0008099F">
      <w:pPr>
        <w:pStyle w:val="H2-Heading"/>
      </w:pPr>
      <w:bookmarkStart w:id="106" w:name="_Toc27744957"/>
      <w:bookmarkStart w:id="107" w:name="_Toc27748585"/>
      <w:bookmarkStart w:id="108" w:name="_Toc30582047"/>
      <w:bookmarkStart w:id="109" w:name="_Toc66980917"/>
      <w:bookmarkStart w:id="110" w:name="_Toc87569033"/>
      <w:r w:rsidRPr="009F0F6D">
        <w:t>Maxim Toolchain Installation</w:t>
      </w:r>
      <w:bookmarkEnd w:id="106"/>
      <w:bookmarkEnd w:id="107"/>
      <w:bookmarkEnd w:id="108"/>
      <w:bookmarkEnd w:id="109"/>
      <w:bookmarkEnd w:id="110"/>
    </w:p>
    <w:p w14:paraId="0531A0DA" w14:textId="77777777" w:rsidR="0008099F" w:rsidRPr="009F0F6D" w:rsidRDefault="0008099F" w:rsidP="0008099F">
      <w:pPr>
        <w:pStyle w:val="Body"/>
      </w:pPr>
      <w:r w:rsidRPr="009F0F6D">
        <w:t>To install the Maxim Toolchain to your PC, use the following steps:</w:t>
      </w:r>
    </w:p>
    <w:p w14:paraId="5BF47B4C" w14:textId="77777777" w:rsidR="0008099F" w:rsidRPr="009F0F6D" w:rsidRDefault="0008099F" w:rsidP="0008099F">
      <w:pPr>
        <w:pStyle w:val="BodyIndent-TextNumbering"/>
        <w:numPr>
          <w:ilvl w:val="0"/>
          <w:numId w:val="1"/>
        </w:numPr>
      </w:pPr>
      <w:r w:rsidRPr="009F0F6D">
        <w:t xml:space="preserve">Download the </w:t>
      </w:r>
      <w:r>
        <w:t xml:space="preserve">Maxim SDK </w:t>
      </w:r>
      <w:hyperlink r:id="rId12" w:history="1">
        <w:r w:rsidRPr="009F0F6D">
          <w:rPr>
            <w:rStyle w:val="Hyperlink"/>
          </w:rPr>
          <w:t>here</w:t>
        </w:r>
      </w:hyperlink>
      <w:r w:rsidRPr="009F0F6D">
        <w:t>.</w:t>
      </w:r>
    </w:p>
    <w:p w14:paraId="60EAE499" w14:textId="7B973E75" w:rsidR="0063139F" w:rsidRDefault="0008099F" w:rsidP="005E7924">
      <w:pPr>
        <w:pStyle w:val="BodyIndent-TextNumbering"/>
        <w:numPr>
          <w:ilvl w:val="0"/>
          <w:numId w:val="1"/>
        </w:numPr>
      </w:pPr>
      <w:r w:rsidRPr="009F0F6D">
        <w:t>After downloading is complete, double-click</w:t>
      </w:r>
      <w:ins w:id="111" w:author="Kayaoglu, Tuncay" w:date="2024-02-13T11:38:00Z">
        <w:r w:rsidR="009D4A44">
          <w:t xml:space="preserve"> </w:t>
        </w:r>
      </w:ins>
      <w:del w:id="112" w:author="Kayaoglu, Tuncay" w:date="2024-02-13T11:38:00Z">
        <w:r w:rsidRPr="009F0F6D" w:rsidDel="009D4A44">
          <w:delText xml:space="preserve"> </w:delText>
        </w:r>
        <w:r w:rsidRPr="00017261" w:rsidDel="009D4A44">
          <w:rPr>
            <w:b/>
            <w:bCs/>
          </w:rPr>
          <w:delText xml:space="preserve">  </w:delText>
        </w:r>
        <w:r w:rsidRPr="00017261" w:rsidDel="009D4A44">
          <w:rPr>
            <w:b/>
            <w:bCs/>
          </w:rPr>
          <w:tab/>
        </w:r>
      </w:del>
      <w:r w:rsidRPr="00017261">
        <w:rPr>
          <w:b/>
          <w:bCs/>
        </w:rPr>
        <w:t>MaximMicrosSDK.exe</w:t>
      </w:r>
      <w:r>
        <w:rPr>
          <w:b/>
          <w:bCs/>
        </w:rPr>
        <w:t xml:space="preserve"> </w:t>
      </w:r>
      <w:r w:rsidRPr="009F0F6D">
        <w:t xml:space="preserve">and use the default settings and select </w:t>
      </w:r>
      <w:r w:rsidRPr="00ED3116">
        <w:rPr>
          <w:b/>
          <w:bCs/>
        </w:rPr>
        <w:t>Next</w:t>
      </w:r>
      <w:r w:rsidRPr="009F0F6D">
        <w:t xml:space="preserve"> until finished.</w:t>
      </w:r>
      <w:bookmarkStart w:id="113" w:name="_Toc30582048"/>
    </w:p>
    <w:p w14:paraId="0C4A29FB" w14:textId="440615D2" w:rsidR="001C75E0" w:rsidRDefault="001C75E0" w:rsidP="00396EDE">
      <w:pPr>
        <w:pStyle w:val="Body"/>
      </w:pPr>
    </w:p>
    <w:p w14:paraId="387FE33E" w14:textId="1C0AB1C9" w:rsidR="00396EDE" w:rsidRDefault="00396EDE">
      <w:pPr>
        <w:spacing w:before="0" w:after="0" w:line="240" w:lineRule="auto"/>
        <w:rPr>
          <w:rFonts w:eastAsia="SimSun"/>
          <w:szCs w:val="19"/>
          <w:lang w:eastAsia="zh-CN"/>
        </w:rPr>
      </w:pPr>
      <w:r>
        <w:br w:type="page"/>
      </w:r>
    </w:p>
    <w:p w14:paraId="61191DF6" w14:textId="2A3603B7" w:rsidR="001C75E0" w:rsidRDefault="001C75E0" w:rsidP="001C75E0">
      <w:pPr>
        <w:pStyle w:val="H2-Heading"/>
      </w:pPr>
      <w:bookmarkStart w:id="114" w:name="_Toc87569034"/>
      <w:r>
        <w:lastRenderedPageBreak/>
        <w:t>Environment Setup</w:t>
      </w:r>
      <w:bookmarkEnd w:id="114"/>
    </w:p>
    <w:p w14:paraId="7F5207CB" w14:textId="7C8E209D" w:rsidR="001C75E0" w:rsidRPr="007227F7" w:rsidRDefault="001C75E0" w:rsidP="001C75E0">
      <w:pPr>
        <w:pStyle w:val="Bullet"/>
        <w:numPr>
          <w:ilvl w:val="0"/>
          <w:numId w:val="0"/>
        </w:numPr>
      </w:pPr>
      <w:r>
        <w:t>Copy the</w:t>
      </w:r>
      <w:r w:rsidRPr="009F0F6D">
        <w:t xml:space="preserve"> release package</w:t>
      </w:r>
      <w:r>
        <w:t xml:space="preserve"> content</w:t>
      </w:r>
      <w:r w:rsidRPr="009F0F6D">
        <w:t xml:space="preserve"> to your PC under</w:t>
      </w:r>
      <w:r>
        <w:t xml:space="preserve"> the</w:t>
      </w:r>
      <w:r w:rsidRPr="009F0F6D">
        <w:t xml:space="preserve"> </w:t>
      </w:r>
      <w:r w:rsidRPr="0089284F">
        <w:rPr>
          <w:i/>
          <w:iCs/>
        </w:rPr>
        <w:t>C:\</w:t>
      </w:r>
      <w:r w:rsidRPr="001C75E0">
        <w:rPr>
          <w:i/>
          <w:iCs/>
        </w:rPr>
        <w:t xml:space="preserve"> </w:t>
      </w:r>
      <w:r w:rsidR="00C80383">
        <w:rPr>
          <w:i/>
          <w:iCs/>
        </w:rPr>
        <w:t>MAX78000_MSBL</w:t>
      </w:r>
      <w:r w:rsidRPr="00545CEF">
        <w:rPr>
          <w:i/>
          <w:iCs/>
        </w:rPr>
        <w:t xml:space="preserve"> </w:t>
      </w:r>
      <w:r w:rsidRPr="009F0F6D">
        <w:t>folder.</w:t>
      </w:r>
    </w:p>
    <w:p w14:paraId="2B131397" w14:textId="69E98932" w:rsidR="00962371" w:rsidRPr="002049A4" w:rsidRDefault="00962371" w:rsidP="001467FD">
      <w:pPr>
        <w:pStyle w:val="H3-Heading"/>
      </w:pPr>
      <w:bookmarkStart w:id="115" w:name="_Toc30582050"/>
      <w:bookmarkStart w:id="116" w:name="_Toc87569035"/>
      <w:bookmarkStart w:id="117" w:name="_Hlk36558871"/>
      <w:bookmarkEnd w:id="113"/>
      <w:r w:rsidRPr="004D611E">
        <w:t>Programming the MAX32630FTHR</w:t>
      </w:r>
      <w:bookmarkEnd w:id="115"/>
      <w:bookmarkEnd w:id="116"/>
    </w:p>
    <w:p w14:paraId="15E3448D" w14:textId="77777777" w:rsidR="00962371" w:rsidRPr="002143D3" w:rsidRDefault="00962371" w:rsidP="00962371">
      <w:pPr>
        <w:pStyle w:val="Body"/>
      </w:pPr>
      <w:bookmarkStart w:id="118" w:name="_Hlk27981192"/>
      <w:bookmarkEnd w:id="117"/>
      <w:r w:rsidRPr="000A4E90">
        <w:t xml:space="preserve">To </w:t>
      </w:r>
      <w:r>
        <w:t>program</w:t>
      </w:r>
      <w:r w:rsidRPr="000A4E90">
        <w:t xml:space="preserve"> </w:t>
      </w:r>
      <w:r>
        <w:t>example host code into the MAX32630FTHR</w:t>
      </w:r>
      <w:r w:rsidRPr="000A4E90">
        <w:t xml:space="preserve">, </w:t>
      </w:r>
      <w:r>
        <w:t>use the</w:t>
      </w:r>
      <w:r w:rsidRPr="000A4E90">
        <w:t xml:space="preserve"> follow</w:t>
      </w:r>
      <w:r>
        <w:t>ing</w:t>
      </w:r>
      <w:r w:rsidRPr="000A4E90">
        <w:t xml:space="preserve"> steps</w:t>
      </w:r>
      <w:r>
        <w:t>:</w:t>
      </w:r>
      <w:bookmarkEnd w:id="118"/>
    </w:p>
    <w:p w14:paraId="4AC98DA5" w14:textId="5599A12F" w:rsidR="00962371" w:rsidRPr="00962371" w:rsidRDefault="00962371" w:rsidP="0041687E">
      <w:pPr>
        <w:pStyle w:val="BodyIndent-TextNumbering"/>
        <w:numPr>
          <w:ilvl w:val="0"/>
          <w:numId w:val="10"/>
        </w:numPr>
      </w:pPr>
      <w:r w:rsidRPr="00BF5AB2">
        <w:t xml:space="preserve">Connect the grey 10-pin connector to the MAX32630FTHR and the </w:t>
      </w:r>
      <w:bookmarkStart w:id="119" w:name="_Hlk4669897"/>
      <w:r w:rsidRPr="00BF5AB2">
        <w:t xml:space="preserve">MAX32625PICO </w:t>
      </w:r>
      <w:bookmarkEnd w:id="119"/>
      <w:r w:rsidRPr="00BF5AB2">
        <w:t>board.</w:t>
      </w:r>
    </w:p>
    <w:p w14:paraId="314BC42A" w14:textId="77777777" w:rsidR="00962371" w:rsidRPr="00962371" w:rsidRDefault="00962371" w:rsidP="0041687E">
      <w:pPr>
        <w:pStyle w:val="BodyIndent-TextNumbering"/>
      </w:pPr>
      <w:r w:rsidRPr="00BF5AB2">
        <w:t>Connect the micro-USB cable to the</w:t>
      </w:r>
      <w:r w:rsidRPr="00962371">
        <w:t xml:space="preserve"> MAX32625PICO and the PC.</w:t>
      </w:r>
    </w:p>
    <w:p w14:paraId="42B15533" w14:textId="77777777" w:rsidR="00962371" w:rsidRPr="00962371" w:rsidRDefault="00962371" w:rsidP="0041687E">
      <w:pPr>
        <w:pStyle w:val="BodyIndent-TextNumbering"/>
      </w:pPr>
      <w:r w:rsidRPr="00BF5AB2">
        <w:t>Connect the micro-USB cable to the</w:t>
      </w:r>
      <w:r w:rsidRPr="00962371">
        <w:t xml:space="preserve"> MAX32630FTHR and the PC.</w:t>
      </w:r>
    </w:p>
    <w:p w14:paraId="281E6C7B" w14:textId="77777777" w:rsidR="00962371" w:rsidRPr="00962371" w:rsidRDefault="00962371" w:rsidP="00CE0397">
      <w:pPr>
        <w:ind w:left="720"/>
      </w:pPr>
      <w:r w:rsidRPr="00962371">
        <w:rPr>
          <w:noProof/>
        </w:rPr>
        <w:drawing>
          <wp:inline distT="0" distB="0" distL="0" distR="0" wp14:anchorId="65079925" wp14:editId="6F8B1FF7">
            <wp:extent cx="2757830" cy="181436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_ed.jpg"/>
                    <pic:cNvPicPr/>
                  </pic:nvPicPr>
                  <pic:blipFill>
                    <a:blip r:embed="rId13"/>
                    <a:stretch>
                      <a:fillRect/>
                    </a:stretch>
                  </pic:blipFill>
                  <pic:spPr>
                    <a:xfrm>
                      <a:off x="0" y="0"/>
                      <a:ext cx="2768024" cy="1821069"/>
                    </a:xfrm>
                    <a:prstGeom prst="rect">
                      <a:avLst/>
                    </a:prstGeom>
                  </pic:spPr>
                </pic:pic>
              </a:graphicData>
            </a:graphic>
          </wp:inline>
        </w:drawing>
      </w:r>
    </w:p>
    <w:p w14:paraId="32347430" w14:textId="5CD3EC9F" w:rsidR="00962371" w:rsidRPr="00962371" w:rsidRDefault="00962371" w:rsidP="00CE0397">
      <w:pPr>
        <w:pStyle w:val="Caption-Figure"/>
        <w:ind w:left="720"/>
      </w:pPr>
      <w:bookmarkStart w:id="120" w:name="_Toc30582030"/>
      <w:bookmarkStart w:id="121" w:name="_Toc158726706"/>
      <w:bookmarkStart w:id="122" w:name="_Toc158727106"/>
      <w:r w:rsidRPr="00962371">
        <w:t xml:space="preserve">Figure </w:t>
      </w:r>
      <w:fldSimple w:instr=" SEQ Figure \* ARABIC ">
        <w:r w:rsidR="006F478C">
          <w:rPr>
            <w:noProof/>
          </w:rPr>
          <w:t>1</w:t>
        </w:r>
      </w:fldSimple>
      <w:r w:rsidRPr="00962371">
        <w:t>. The MAX32630FTHR and MAX32625PICO board connection</w:t>
      </w:r>
      <w:bookmarkStart w:id="123" w:name="_Ref525896812"/>
      <w:r w:rsidRPr="00962371">
        <w:t>.</w:t>
      </w:r>
      <w:bookmarkEnd w:id="120"/>
      <w:bookmarkEnd w:id="121"/>
      <w:bookmarkEnd w:id="122"/>
    </w:p>
    <w:p w14:paraId="215A368C" w14:textId="77777777" w:rsidR="00962371" w:rsidRPr="00962371" w:rsidRDefault="00962371" w:rsidP="0041687E">
      <w:pPr>
        <w:pStyle w:val="BodyIndent-TextNumbering"/>
      </w:pPr>
      <w:r w:rsidRPr="00012402">
        <w:t>Wait a few minutes for the Windows driver to install</w:t>
      </w:r>
      <w:r w:rsidRPr="00962371">
        <w:t>, then verify that it is installed correctly.</w:t>
      </w:r>
      <w:bookmarkEnd w:id="123"/>
    </w:p>
    <w:p w14:paraId="1CEB5BEC" w14:textId="77777777" w:rsidR="00962371" w:rsidRPr="00962371" w:rsidRDefault="00962371" w:rsidP="0041687E">
      <w:pPr>
        <w:pStyle w:val="BodyIndent-TextNumberingSmall"/>
      </w:pPr>
      <w:r>
        <w:t>In the Windows</w:t>
      </w:r>
      <w:r w:rsidRPr="00962371">
        <w:t xml:space="preserve"> 10 search box, type </w:t>
      </w:r>
      <w:r w:rsidRPr="00F40DBC">
        <w:rPr>
          <w:b/>
          <w:bCs/>
        </w:rPr>
        <w:t>Control Panel</w:t>
      </w:r>
      <w:r w:rsidRPr="00962371">
        <w:t xml:space="preserve"> (or for Windows 7, click </w:t>
      </w:r>
      <w:r w:rsidRPr="00F40DBC">
        <w:rPr>
          <w:b/>
          <w:bCs/>
        </w:rPr>
        <w:t>Control Panel</w:t>
      </w:r>
      <w:r w:rsidRPr="00962371">
        <w:t xml:space="preserve"> on the right side of the </w:t>
      </w:r>
      <w:r w:rsidRPr="00F40DBC">
        <w:rPr>
          <w:b/>
          <w:bCs/>
        </w:rPr>
        <w:t>Start Menu</w:t>
      </w:r>
      <w:r w:rsidRPr="00962371">
        <w:t xml:space="preserve">). Either click </w:t>
      </w:r>
      <w:r w:rsidRPr="00F40DBC">
        <w:rPr>
          <w:b/>
          <w:bCs/>
        </w:rPr>
        <w:t>Hardware and Sound</w:t>
      </w:r>
      <w:r w:rsidRPr="00962371">
        <w:t xml:space="preserve">, then </w:t>
      </w:r>
      <w:r w:rsidRPr="00F40DBC">
        <w:rPr>
          <w:b/>
          <w:bCs/>
        </w:rPr>
        <w:t>Device Manager</w:t>
      </w:r>
      <w:r w:rsidRPr="00962371">
        <w:t xml:space="preserve">, or type </w:t>
      </w:r>
      <w:r w:rsidRPr="00F40DBC">
        <w:rPr>
          <w:b/>
          <w:bCs/>
        </w:rPr>
        <w:t>Device Manager</w:t>
      </w:r>
      <w:r w:rsidRPr="00962371">
        <w:t xml:space="preserve"> in the search box in the upper right.</w:t>
      </w:r>
    </w:p>
    <w:p w14:paraId="0C323605" w14:textId="77777777" w:rsidR="00962371" w:rsidRPr="00962371" w:rsidRDefault="00962371" w:rsidP="0041687E">
      <w:pPr>
        <w:pStyle w:val="BodyIndent-TextNumberingSmall"/>
      </w:pPr>
      <w:bookmarkStart w:id="124" w:name="_Ref525896824"/>
      <w:r w:rsidRPr="006A63E3">
        <w:t xml:space="preserve">If the drivers have correctly installed, you should see one port listed as </w:t>
      </w:r>
      <w:proofErr w:type="spellStart"/>
      <w:r w:rsidRPr="00F40DBC">
        <w:rPr>
          <w:b/>
          <w:bCs/>
        </w:rPr>
        <w:t>mbed</w:t>
      </w:r>
      <w:proofErr w:type="spellEnd"/>
      <w:r w:rsidRPr="00F40DBC">
        <w:rPr>
          <w:b/>
          <w:bCs/>
        </w:rPr>
        <w:t xml:space="preserve"> Serial Port</w:t>
      </w:r>
      <w:r w:rsidRPr="00962371">
        <w:t xml:space="preserve"> for the MAX32625PICO. Note the COM port number for the USB serial device.</w:t>
      </w:r>
      <w:bookmarkEnd w:id="124"/>
    </w:p>
    <w:p w14:paraId="7D4F03A7" w14:textId="77777777" w:rsidR="00962371" w:rsidRPr="00962371" w:rsidRDefault="00962371" w:rsidP="00F40DBC">
      <w:pPr>
        <w:ind w:left="1080"/>
      </w:pPr>
      <w:r w:rsidRPr="00962371">
        <w:rPr>
          <w:noProof/>
        </w:rPr>
        <w:drawing>
          <wp:inline distT="0" distB="0" distL="0" distR="0" wp14:anchorId="47564CC7" wp14:editId="54CC467C">
            <wp:extent cx="2662121" cy="55273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2121" cy="552734"/>
                    </a:xfrm>
                    <a:prstGeom prst="rect">
                      <a:avLst/>
                    </a:prstGeom>
                  </pic:spPr>
                </pic:pic>
              </a:graphicData>
            </a:graphic>
          </wp:inline>
        </w:drawing>
      </w:r>
    </w:p>
    <w:p w14:paraId="5B4C1374" w14:textId="2EE21C07" w:rsidR="00962371" w:rsidRPr="00962371" w:rsidRDefault="00962371" w:rsidP="00F40DBC">
      <w:pPr>
        <w:pStyle w:val="Caption-Figure"/>
        <w:ind w:left="1080"/>
      </w:pPr>
      <w:bookmarkStart w:id="125" w:name="_Toc30582031"/>
      <w:bookmarkStart w:id="126" w:name="_Toc158726707"/>
      <w:bookmarkStart w:id="127" w:name="_Toc158727107"/>
      <w:r w:rsidRPr="00962371">
        <w:t xml:space="preserve">Figure </w:t>
      </w:r>
      <w:fldSimple w:instr=" SEQ Figure \* ARABIC ">
        <w:r w:rsidR="006F478C">
          <w:rPr>
            <w:noProof/>
          </w:rPr>
          <w:t>2</w:t>
        </w:r>
      </w:fldSimple>
      <w:r w:rsidRPr="00962371">
        <w:t>. Serial port list.</w:t>
      </w:r>
      <w:bookmarkEnd w:id="125"/>
      <w:bookmarkEnd w:id="126"/>
      <w:bookmarkEnd w:id="127"/>
    </w:p>
    <w:p w14:paraId="109337AA" w14:textId="77777777" w:rsidR="00962371" w:rsidRPr="002143D3" w:rsidRDefault="00962371" w:rsidP="00962371">
      <w:pPr>
        <w:pStyle w:val="Caption-Figure"/>
      </w:pPr>
    </w:p>
    <w:p w14:paraId="7ACB2529" w14:textId="77777777" w:rsidR="00962371" w:rsidRPr="00962371" w:rsidRDefault="00962371" w:rsidP="0041687E">
      <w:pPr>
        <w:pStyle w:val="BodyIndent-TextNumberingSmall"/>
      </w:pPr>
      <w:r w:rsidRPr="006A63E3">
        <w:t>If you see the following, then you will need to install the correct Window</w:t>
      </w:r>
      <w:r w:rsidRPr="00962371">
        <w:t>s driver:</w:t>
      </w:r>
    </w:p>
    <w:p w14:paraId="5E5D7CC5" w14:textId="77777777" w:rsidR="00962371" w:rsidRPr="00962371" w:rsidRDefault="00962371" w:rsidP="00F40DBC">
      <w:pPr>
        <w:ind w:left="1080"/>
      </w:pPr>
      <w:r w:rsidRPr="00962371">
        <w:rPr>
          <w:noProof/>
        </w:rPr>
        <w:drawing>
          <wp:inline distT="0" distB="0" distL="0" distR="0" wp14:anchorId="3BB8D4DF" wp14:editId="3CCB2FFA">
            <wp:extent cx="1790700" cy="518160"/>
            <wp:effectExtent l="0" t="0" r="0" b="0"/>
            <wp:docPr id="9" name="Picture 9" descr="https://confluence.maxim-ic.com/download/attachments/100767430/cdc.JPG?version=1&amp;modificationDate=1520035665595&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maxim-ic.com/download/attachments/100767430/cdc.JPG?version=1&amp;modificationDate=1520035665595&amp;api=v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00" cy="518160"/>
                    </a:xfrm>
                    <a:prstGeom prst="rect">
                      <a:avLst/>
                    </a:prstGeom>
                    <a:noFill/>
                    <a:ln>
                      <a:noFill/>
                    </a:ln>
                  </pic:spPr>
                </pic:pic>
              </a:graphicData>
            </a:graphic>
          </wp:inline>
        </w:drawing>
      </w:r>
    </w:p>
    <w:p w14:paraId="43887A8B" w14:textId="3C5DA0D1" w:rsidR="00962371" w:rsidRPr="00962371" w:rsidRDefault="00962371" w:rsidP="00F40DBC">
      <w:pPr>
        <w:pStyle w:val="Caption-Figure"/>
        <w:ind w:left="1080"/>
      </w:pPr>
      <w:bookmarkStart w:id="128" w:name="_Toc30582032"/>
      <w:bookmarkStart w:id="129" w:name="_Toc158726708"/>
      <w:bookmarkStart w:id="130" w:name="_Toc158727108"/>
      <w:r w:rsidRPr="00962371">
        <w:t xml:space="preserve">Figure </w:t>
      </w:r>
      <w:fldSimple w:instr=" SEQ Figure \* ARABIC ">
        <w:r w:rsidR="006F478C">
          <w:rPr>
            <w:noProof/>
          </w:rPr>
          <w:t>3</w:t>
        </w:r>
      </w:fldSimple>
      <w:r w:rsidRPr="00962371">
        <w:t>. CDC device driver warning.</w:t>
      </w:r>
      <w:bookmarkEnd w:id="128"/>
      <w:bookmarkEnd w:id="129"/>
      <w:bookmarkEnd w:id="130"/>
    </w:p>
    <w:p w14:paraId="65D1EC54" w14:textId="77777777" w:rsidR="00962371" w:rsidRDefault="00962371" w:rsidP="00962371"/>
    <w:p w14:paraId="41643772" w14:textId="25D4D76C" w:rsidR="00962371" w:rsidRPr="00962371" w:rsidRDefault="00962371" w:rsidP="0041687E">
      <w:pPr>
        <w:pStyle w:val="BodyIndent-TextNumberingSmall"/>
      </w:pPr>
      <w:r w:rsidRPr="006A63E3">
        <w:t>Download the</w:t>
      </w:r>
      <w:r w:rsidRPr="00962371">
        <w:t xml:space="preserve"> </w:t>
      </w:r>
      <w:hyperlink r:id="rId16" w:history="1">
        <w:r w:rsidRPr="00962371">
          <w:t xml:space="preserve">Arm </w:t>
        </w:r>
        <w:proofErr w:type="spellStart"/>
        <w:r w:rsidRPr="00962371">
          <w:t>Mbed</w:t>
        </w:r>
        <w:proofErr w:type="spellEnd"/>
        <w:r w:rsidRPr="00F40DBC">
          <w:rPr>
            <w:rStyle w:val="BodySuperscript"/>
          </w:rPr>
          <w:t>®</w:t>
        </w:r>
        <w:r w:rsidRPr="00962371">
          <w:t xml:space="preserve"> Windows serial port driver</w:t>
        </w:r>
      </w:hyperlink>
      <w:r w:rsidRPr="00962371">
        <w:t xml:space="preserve"> </w:t>
      </w:r>
      <w:hyperlink r:id="rId17" w:history="1">
        <w:r w:rsidRPr="00962371">
          <w:rPr>
            <w:rStyle w:val="Hyperlink"/>
          </w:rPr>
          <w:t>here</w:t>
        </w:r>
      </w:hyperlink>
      <w:r w:rsidRPr="00962371">
        <w:t>.</w:t>
      </w:r>
    </w:p>
    <w:p w14:paraId="3CAFDD97" w14:textId="77777777" w:rsidR="00962371" w:rsidRPr="00962371" w:rsidRDefault="00962371" w:rsidP="0041687E">
      <w:pPr>
        <w:pStyle w:val="BodyIndent-TextNumberingSmall"/>
      </w:pPr>
      <w:r w:rsidRPr="006A63E3">
        <w:lastRenderedPageBreak/>
        <w:t>For Window</w:t>
      </w:r>
      <w:r w:rsidRPr="00962371">
        <w:t xml:space="preserve">s 10, run </w:t>
      </w:r>
      <w:r w:rsidRPr="006E1C61">
        <w:rPr>
          <w:i/>
          <w:iCs/>
        </w:rPr>
        <w:t>mbedWinSerial_16466.exe</w:t>
      </w:r>
      <w:r w:rsidRPr="00962371">
        <w:t xml:space="preserve"> by double-clicking it.</w:t>
      </w:r>
    </w:p>
    <w:p w14:paraId="245FAAA6" w14:textId="27910D15" w:rsidR="0008099F" w:rsidRPr="00962371" w:rsidRDefault="0008099F" w:rsidP="0008099F">
      <w:pPr>
        <w:pStyle w:val="BodyIndent-TextNumbering"/>
      </w:pPr>
      <w:r>
        <w:t>D</w:t>
      </w:r>
      <w:r w:rsidRPr="00962371">
        <w:t xml:space="preserve">rag and </w:t>
      </w:r>
      <w:r>
        <w:t>d</w:t>
      </w:r>
      <w:r w:rsidRPr="00962371">
        <w:t>rop</w:t>
      </w:r>
      <w:r>
        <w:t xml:space="preserve"> </w:t>
      </w:r>
      <w:r w:rsidRPr="00CD755E">
        <w:rPr>
          <w:i/>
          <w:iCs/>
        </w:rPr>
        <w:t>max32630fthr-host-vx.x</w:t>
      </w:r>
      <w:r>
        <w:rPr>
          <w:i/>
          <w:iCs/>
        </w:rPr>
        <w:t>.x</w:t>
      </w:r>
      <w:r w:rsidRPr="00CD755E">
        <w:rPr>
          <w:i/>
          <w:iCs/>
        </w:rPr>
        <w:t xml:space="preserve">.bin </w:t>
      </w:r>
      <w:r w:rsidRPr="00962371">
        <w:t>into the correct DAPLINK drive.</w:t>
      </w:r>
      <w:ins w:id="131" w:author="Kanal, Ozgun" w:date="2024-02-12T17:16:00Z">
        <w:r w:rsidR="00104803">
          <w:t xml:space="preserve"> This binary file resides </w:t>
        </w:r>
      </w:ins>
      <w:ins w:id="132" w:author="Kanal, Ozgun" w:date="2024-02-12T17:17:00Z">
        <w:r w:rsidR="00104803">
          <w:t>in the MAX78000_MSBL directory.</w:t>
        </w:r>
      </w:ins>
    </w:p>
    <w:p w14:paraId="05225F86" w14:textId="77777777" w:rsidR="0008099F" w:rsidRPr="00962371" w:rsidRDefault="0008099F" w:rsidP="0008099F">
      <w:pPr>
        <w:pStyle w:val="LastPageFooter"/>
      </w:pPr>
    </w:p>
    <w:p w14:paraId="12B75A85" w14:textId="195481BC" w:rsidR="0008099F" w:rsidRPr="00962371" w:rsidRDefault="0008099F" w:rsidP="0008099F">
      <w:pPr>
        <w:pStyle w:val="BodyIndent-TextNumbering"/>
      </w:pPr>
      <w:r w:rsidRPr="006479D7">
        <w:t xml:space="preserve">Press the reset button on the </w:t>
      </w:r>
      <w:r w:rsidRPr="00962371">
        <w:t xml:space="preserve">MAX32630FTHR, as shown in </w:t>
      </w:r>
      <w:r w:rsidRPr="00DC106C">
        <w:rPr>
          <w:b/>
          <w:bCs/>
        </w:rPr>
        <w:fldChar w:fldCharType="begin"/>
      </w:r>
      <w:r w:rsidRPr="00DC106C">
        <w:rPr>
          <w:b/>
          <w:bCs/>
        </w:rPr>
        <w:instrText xml:space="preserve"> REF _Ref25675847 \h  \* MERGEFORMAT </w:instrText>
      </w:r>
      <w:r w:rsidRPr="00DC106C">
        <w:rPr>
          <w:b/>
          <w:bCs/>
        </w:rPr>
      </w:r>
      <w:r w:rsidRPr="00DC106C">
        <w:rPr>
          <w:b/>
          <w:bCs/>
        </w:rPr>
        <w:fldChar w:fldCharType="separate"/>
      </w:r>
      <w:ins w:id="133" w:author="Kanal, Ozgun" w:date="2024-02-13T16:14:00Z">
        <w:r w:rsidR="006F478C" w:rsidRPr="006F478C">
          <w:rPr>
            <w:b/>
            <w:bCs/>
            <w:rPrChange w:id="134" w:author="Kanal, Ozgun" w:date="2024-02-13T16:14:00Z">
              <w:rPr/>
            </w:rPrChange>
          </w:rPr>
          <w:t xml:space="preserve">Figure </w:t>
        </w:r>
        <w:r w:rsidR="006F478C" w:rsidRPr="006F478C">
          <w:rPr>
            <w:b/>
            <w:bCs/>
            <w:rPrChange w:id="135" w:author="Kanal, Ozgun" w:date="2024-02-13T16:14:00Z">
              <w:rPr>
                <w:noProof/>
              </w:rPr>
            </w:rPrChange>
          </w:rPr>
          <w:t>4</w:t>
        </w:r>
      </w:ins>
      <w:del w:id="136" w:author="Kanal, Ozgun" w:date="2024-02-13T16:14:00Z">
        <w:r w:rsidR="00B544A0" w:rsidRPr="00B544A0" w:rsidDel="006F478C">
          <w:rPr>
            <w:b/>
            <w:bCs/>
          </w:rPr>
          <w:delText>Figure 4</w:delText>
        </w:r>
      </w:del>
      <w:r w:rsidRPr="00DC106C">
        <w:rPr>
          <w:b/>
          <w:bCs/>
        </w:rPr>
        <w:fldChar w:fldCharType="end"/>
      </w:r>
      <w:r w:rsidRPr="00962371">
        <w:t>.</w:t>
      </w:r>
    </w:p>
    <w:p w14:paraId="29090567" w14:textId="7BBF8E08" w:rsidR="00962371" w:rsidRPr="00962371" w:rsidRDefault="00962371" w:rsidP="00962371">
      <w:pPr>
        <w:pStyle w:val="LastPageFooter"/>
      </w:pPr>
    </w:p>
    <w:p w14:paraId="6EBBD44A" w14:textId="77777777" w:rsidR="00962371" w:rsidRPr="00962371" w:rsidRDefault="00962371" w:rsidP="00BB46D8">
      <w:pPr>
        <w:ind w:left="360" w:firstLine="360"/>
      </w:pPr>
      <w:r w:rsidRPr="00962371">
        <w:rPr>
          <w:noProof/>
        </w:rPr>
        <w:drawing>
          <wp:inline distT="0" distB="0" distL="0" distR="0" wp14:anchorId="53C5F48A" wp14:editId="6C43302A">
            <wp:extent cx="2176573" cy="1286189"/>
            <wp:effectExtent l="0" t="0" r="0" b="9525"/>
            <wp:docPr id="308" name="Picture 308" descr="C:\Users\David.Jung\OD\sensors\me11os24\InstructionsMRD220\s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Jung\OD\sensors\me11os24\InstructionsMRD220\sni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309" cy="1351035"/>
                    </a:xfrm>
                    <a:prstGeom prst="rect">
                      <a:avLst/>
                    </a:prstGeom>
                    <a:noFill/>
                    <a:ln>
                      <a:noFill/>
                    </a:ln>
                  </pic:spPr>
                </pic:pic>
              </a:graphicData>
            </a:graphic>
          </wp:inline>
        </w:drawing>
      </w:r>
    </w:p>
    <w:p w14:paraId="36CC038F" w14:textId="3B913EAF" w:rsidR="00962371" w:rsidRPr="00962371" w:rsidRDefault="00962371" w:rsidP="00BB46D8">
      <w:pPr>
        <w:pStyle w:val="Caption-Figure"/>
        <w:ind w:left="720"/>
      </w:pPr>
      <w:bookmarkStart w:id="137" w:name="_Ref25675847"/>
      <w:bookmarkStart w:id="138" w:name="_Toc30582034"/>
      <w:bookmarkStart w:id="139" w:name="_Toc158726709"/>
      <w:bookmarkStart w:id="140" w:name="_Toc158727109"/>
      <w:r>
        <w:t xml:space="preserve">Figure </w:t>
      </w:r>
      <w:fldSimple w:instr=" SEQ Figure \* ARABIC ">
        <w:r w:rsidR="006F478C">
          <w:rPr>
            <w:noProof/>
          </w:rPr>
          <w:t>4</w:t>
        </w:r>
      </w:fldSimple>
      <w:bookmarkEnd w:id="137"/>
      <w:r w:rsidRPr="00962371">
        <w:t>. MAX32630FTHR host reset button.</w:t>
      </w:r>
      <w:bookmarkEnd w:id="138"/>
      <w:bookmarkEnd w:id="139"/>
      <w:bookmarkEnd w:id="140"/>
    </w:p>
    <w:p w14:paraId="4BB15559" w14:textId="77777777" w:rsidR="00962371" w:rsidRDefault="00962371" w:rsidP="00962371">
      <w:pPr>
        <w:pStyle w:val="LastPageFooter"/>
      </w:pPr>
    </w:p>
    <w:p w14:paraId="6D240D59" w14:textId="5613B100" w:rsidR="00962371" w:rsidRPr="00962371" w:rsidRDefault="00962371" w:rsidP="0041687E">
      <w:pPr>
        <w:pStyle w:val="BodyIndent-TextNumbering"/>
      </w:pPr>
      <w:bookmarkStart w:id="141" w:name="_Ref525650143"/>
      <w:r w:rsidRPr="006479D7">
        <w:t xml:space="preserve">Verify that the LED on the </w:t>
      </w:r>
      <w:r w:rsidRPr="00962371">
        <w:t xml:space="preserve">MAX32630FTHR is blinking, as shown in </w:t>
      </w:r>
      <w:r w:rsidRPr="00DC106C">
        <w:rPr>
          <w:b/>
          <w:bCs/>
        </w:rPr>
        <w:fldChar w:fldCharType="begin"/>
      </w:r>
      <w:r w:rsidRPr="00DC106C">
        <w:rPr>
          <w:b/>
          <w:bCs/>
        </w:rPr>
        <w:instrText xml:space="preserve"> REF _Ref25675828 \h  \* MERGEFORMAT </w:instrText>
      </w:r>
      <w:r w:rsidRPr="00DC106C">
        <w:rPr>
          <w:b/>
          <w:bCs/>
        </w:rPr>
      </w:r>
      <w:r w:rsidRPr="00DC106C">
        <w:rPr>
          <w:b/>
          <w:bCs/>
        </w:rPr>
        <w:fldChar w:fldCharType="separate"/>
      </w:r>
      <w:ins w:id="142" w:author="Kanal, Ozgun" w:date="2024-02-13T16:14:00Z">
        <w:r w:rsidR="006F478C" w:rsidRPr="006F478C">
          <w:rPr>
            <w:b/>
            <w:bCs/>
            <w:rPrChange w:id="143" w:author="Kanal, Ozgun" w:date="2024-02-13T16:14:00Z">
              <w:rPr/>
            </w:rPrChange>
          </w:rPr>
          <w:t xml:space="preserve">Figure </w:t>
        </w:r>
        <w:r w:rsidR="006F478C" w:rsidRPr="006F478C">
          <w:rPr>
            <w:b/>
            <w:bCs/>
            <w:rPrChange w:id="144" w:author="Kanal, Ozgun" w:date="2024-02-13T16:14:00Z">
              <w:rPr>
                <w:noProof/>
              </w:rPr>
            </w:rPrChange>
          </w:rPr>
          <w:t>5</w:t>
        </w:r>
      </w:ins>
      <w:del w:id="145" w:author="Kanal, Ozgun" w:date="2024-02-13T16:14:00Z">
        <w:r w:rsidR="00B544A0" w:rsidRPr="00B544A0" w:rsidDel="006F478C">
          <w:rPr>
            <w:b/>
            <w:bCs/>
          </w:rPr>
          <w:delText>Figure 5</w:delText>
        </w:r>
      </w:del>
      <w:r w:rsidRPr="00DC106C">
        <w:rPr>
          <w:b/>
          <w:bCs/>
        </w:rPr>
        <w:fldChar w:fldCharType="end"/>
      </w:r>
      <w:r w:rsidRPr="00962371">
        <w:t>.</w:t>
      </w:r>
      <w:bookmarkEnd w:id="141"/>
    </w:p>
    <w:p w14:paraId="1B20FD41" w14:textId="77777777" w:rsidR="00962371" w:rsidRPr="00962371" w:rsidRDefault="00962371" w:rsidP="00BB46D8">
      <w:pPr>
        <w:ind w:left="720"/>
      </w:pPr>
      <w:bookmarkStart w:id="146" w:name="_Hlk526953283"/>
      <w:r w:rsidRPr="00962371">
        <w:rPr>
          <w:noProof/>
        </w:rPr>
        <w:drawing>
          <wp:inline distT="0" distB="0" distL="0" distR="0" wp14:anchorId="689BB9E2" wp14:editId="39371268">
            <wp:extent cx="2828310" cy="151777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7159_Figure8.png"/>
                    <pic:cNvPicPr/>
                  </pic:nvPicPr>
                  <pic:blipFill>
                    <a:blip r:embed="rId19"/>
                    <a:stretch>
                      <a:fillRect/>
                    </a:stretch>
                  </pic:blipFill>
                  <pic:spPr>
                    <a:xfrm>
                      <a:off x="0" y="0"/>
                      <a:ext cx="2828310" cy="1517778"/>
                    </a:xfrm>
                    <a:prstGeom prst="rect">
                      <a:avLst/>
                    </a:prstGeom>
                  </pic:spPr>
                </pic:pic>
              </a:graphicData>
            </a:graphic>
          </wp:inline>
        </w:drawing>
      </w:r>
    </w:p>
    <w:p w14:paraId="5BA06C12" w14:textId="65188AE8" w:rsidR="00962371" w:rsidRPr="00962371" w:rsidRDefault="00962371" w:rsidP="00BB46D8">
      <w:pPr>
        <w:pStyle w:val="Caption-Figure"/>
        <w:ind w:left="720"/>
      </w:pPr>
      <w:bookmarkStart w:id="147" w:name="_Ref25675828"/>
      <w:bookmarkStart w:id="148" w:name="_Ref25675821"/>
      <w:bookmarkStart w:id="149" w:name="_Toc30582035"/>
      <w:bookmarkStart w:id="150" w:name="_Toc158726710"/>
      <w:bookmarkStart w:id="151" w:name="_Toc158727110"/>
      <w:r w:rsidRPr="00ED13F2">
        <w:t xml:space="preserve">Figure </w:t>
      </w:r>
      <w:fldSimple w:instr=" SEQ Figure \* ARABIC ">
        <w:r w:rsidR="006F478C">
          <w:rPr>
            <w:noProof/>
          </w:rPr>
          <w:t>5</w:t>
        </w:r>
      </w:fldSimple>
      <w:bookmarkEnd w:id="147"/>
      <w:r w:rsidRPr="00962371">
        <w:t xml:space="preserve">. MAX32630FTHR host blinking </w:t>
      </w:r>
      <w:bookmarkEnd w:id="148"/>
      <w:r w:rsidRPr="00962371">
        <w:t>LED.</w:t>
      </w:r>
      <w:bookmarkEnd w:id="149"/>
      <w:bookmarkEnd w:id="150"/>
      <w:bookmarkEnd w:id="151"/>
    </w:p>
    <w:p w14:paraId="345ED6FD" w14:textId="77777777" w:rsidR="00962371" w:rsidRPr="009A2427" w:rsidRDefault="00962371" w:rsidP="00962371">
      <w:pPr>
        <w:pStyle w:val="Caption-Figure"/>
      </w:pPr>
    </w:p>
    <w:bookmarkEnd w:id="146"/>
    <w:p w14:paraId="356A89B1" w14:textId="77777777" w:rsidR="00962371" w:rsidRPr="00962371" w:rsidRDefault="00962371" w:rsidP="00962371">
      <w:r>
        <w:br w:type="page"/>
      </w:r>
    </w:p>
    <w:p w14:paraId="533126B6" w14:textId="77777777" w:rsidR="00962371" w:rsidRPr="004D611E" w:rsidRDefault="00962371" w:rsidP="001467FD">
      <w:pPr>
        <w:pStyle w:val="H3-Heading"/>
      </w:pPr>
      <w:bookmarkStart w:id="152" w:name="_Toc30582051"/>
      <w:bookmarkStart w:id="153" w:name="_Toc87569036"/>
      <w:r w:rsidRPr="004D611E">
        <w:lastRenderedPageBreak/>
        <w:t>Hardware Setup</w:t>
      </w:r>
      <w:bookmarkEnd w:id="152"/>
      <w:bookmarkEnd w:id="153"/>
    </w:p>
    <w:p w14:paraId="2443A247" w14:textId="0D1F8C6E" w:rsidR="00335381" w:rsidRPr="006F64B4" w:rsidRDefault="00962371" w:rsidP="00962371">
      <w:pPr>
        <w:pStyle w:val="Body"/>
      </w:pPr>
      <w:r w:rsidRPr="006F64B4">
        <w:t xml:space="preserve">Connect </w:t>
      </w:r>
      <w:r>
        <w:t xml:space="preserve">the </w:t>
      </w:r>
      <w:r w:rsidRPr="006F64B4">
        <w:t>MAX32630FTHR and MAX</w:t>
      </w:r>
      <w:r w:rsidR="00560DB0">
        <w:t>78000</w:t>
      </w:r>
      <w:r w:rsidRPr="006F64B4">
        <w:t xml:space="preserve"> with test wires according to </w:t>
      </w:r>
      <w:r w:rsidRPr="006F64B4">
        <w:fldChar w:fldCharType="begin"/>
      </w:r>
      <w:r w:rsidRPr="006F64B4">
        <w:instrText xml:space="preserve"> REF _Ref25676100 \h </w:instrText>
      </w:r>
      <w:r>
        <w:instrText xml:space="preserve"> \* MERGEFORMAT </w:instrText>
      </w:r>
      <w:r w:rsidRPr="006F64B4">
        <w:fldChar w:fldCharType="separate"/>
      </w:r>
      <w:ins w:id="154" w:author="Kanal, Ozgun" w:date="2024-02-13T16:14:00Z">
        <w:r w:rsidR="006F478C" w:rsidRPr="006F478C">
          <w:rPr>
            <w:b/>
            <w:bCs/>
            <w:rPrChange w:id="155" w:author="Kanal, Ozgun" w:date="2024-02-13T16:14:00Z">
              <w:rPr/>
            </w:rPrChange>
          </w:rPr>
          <w:t xml:space="preserve">Table </w:t>
        </w:r>
        <w:r w:rsidR="006F478C" w:rsidRPr="006F478C">
          <w:rPr>
            <w:b/>
            <w:bCs/>
            <w:rPrChange w:id="156" w:author="Kanal, Ozgun" w:date="2024-02-13T16:14:00Z">
              <w:rPr>
                <w:noProof/>
              </w:rPr>
            </w:rPrChange>
          </w:rPr>
          <w:t>1</w:t>
        </w:r>
        <w:r w:rsidR="006F478C" w:rsidRPr="006F478C">
          <w:rPr>
            <w:b/>
            <w:bCs/>
            <w:rPrChange w:id="157" w:author="Kanal, Ozgun" w:date="2024-02-13T16:14:00Z">
              <w:rPr/>
            </w:rPrChange>
          </w:rPr>
          <w:t>.</w:t>
        </w:r>
      </w:ins>
      <w:del w:id="158" w:author="Kanal, Ozgun" w:date="2024-02-13T16:14:00Z">
        <w:r w:rsidR="00B544A0" w:rsidRPr="00B544A0" w:rsidDel="006F478C">
          <w:rPr>
            <w:b/>
            <w:bCs/>
          </w:rPr>
          <w:delText>Table 1.</w:delText>
        </w:r>
      </w:del>
      <w:r w:rsidRPr="006F64B4">
        <w:fldChar w:fldCharType="end"/>
      </w:r>
      <w:r w:rsidRPr="006F64B4">
        <w:t xml:space="preserve"> </w:t>
      </w:r>
      <w:bookmarkStart w:id="159" w:name="_Hlk25676254"/>
      <w:r w:rsidRPr="006F64B4">
        <w:t xml:space="preserve">Pin </w:t>
      </w:r>
      <w:r w:rsidR="00FF7349">
        <w:t>connection between</w:t>
      </w:r>
      <w:r>
        <w:t xml:space="preserve"> </w:t>
      </w:r>
      <w:r w:rsidRPr="006F64B4">
        <w:t xml:space="preserve">MAX32630FTHR and </w:t>
      </w:r>
      <w:r w:rsidR="00560DB0">
        <w:t>MAX78000FTHR</w:t>
      </w:r>
      <w:bookmarkEnd w:id="159"/>
      <w:r w:rsidRPr="006F64B4">
        <w:t xml:space="preserve"> </w:t>
      </w:r>
      <w:r w:rsidR="00FF7349">
        <w:t>is</w:t>
      </w:r>
      <w:r w:rsidRPr="006F64B4">
        <w:t xml:space="preserve"> given in </w:t>
      </w:r>
      <w:r w:rsidRPr="00DC106C">
        <w:rPr>
          <w:b/>
          <w:bCs/>
        </w:rPr>
        <w:fldChar w:fldCharType="begin"/>
      </w:r>
      <w:r w:rsidRPr="00DC106C">
        <w:rPr>
          <w:b/>
          <w:bCs/>
        </w:rPr>
        <w:instrText xml:space="preserve"> REF _Ref25676353 \h  \* MERGEFORMAT </w:instrText>
      </w:r>
      <w:r w:rsidRPr="00DC106C">
        <w:rPr>
          <w:b/>
          <w:bCs/>
        </w:rPr>
      </w:r>
      <w:r w:rsidRPr="00DC106C">
        <w:rPr>
          <w:b/>
          <w:bCs/>
        </w:rPr>
        <w:fldChar w:fldCharType="separate"/>
      </w:r>
      <w:ins w:id="160" w:author="Kanal, Ozgun" w:date="2024-02-13T16:14:00Z">
        <w:r w:rsidR="006F478C" w:rsidRPr="006F478C">
          <w:rPr>
            <w:b/>
            <w:bCs/>
            <w:rPrChange w:id="161" w:author="Kanal, Ozgun" w:date="2024-02-13T16:14:00Z">
              <w:rPr/>
            </w:rPrChange>
          </w:rPr>
          <w:t xml:space="preserve">Figure </w:t>
        </w:r>
        <w:r w:rsidR="006F478C" w:rsidRPr="006F478C">
          <w:rPr>
            <w:b/>
            <w:bCs/>
            <w:rPrChange w:id="162" w:author="Kanal, Ozgun" w:date="2024-02-13T16:14:00Z">
              <w:rPr>
                <w:noProof/>
              </w:rPr>
            </w:rPrChange>
          </w:rPr>
          <w:t>6</w:t>
        </w:r>
      </w:ins>
      <w:del w:id="163" w:author="Kanal, Ozgun" w:date="2024-02-13T16:14:00Z">
        <w:r w:rsidR="00B544A0" w:rsidRPr="00B544A0" w:rsidDel="006F478C">
          <w:rPr>
            <w:b/>
            <w:bCs/>
          </w:rPr>
          <w:delText>Figure 6</w:delText>
        </w:r>
      </w:del>
      <w:r w:rsidRPr="00DC106C">
        <w:rPr>
          <w:b/>
          <w:bCs/>
        </w:rPr>
        <w:fldChar w:fldCharType="end"/>
      </w:r>
      <w:r w:rsidRPr="006F64B4">
        <w:t>.</w:t>
      </w:r>
    </w:p>
    <w:p w14:paraId="6578F9D7" w14:textId="6F4712FE" w:rsidR="00962371" w:rsidRPr="00845343" w:rsidRDefault="00962371" w:rsidP="00845343">
      <w:pPr>
        <w:pStyle w:val="TableTitle"/>
      </w:pPr>
      <w:bookmarkStart w:id="164" w:name="_Ref25676100"/>
      <w:bookmarkStart w:id="165" w:name="_Toc30582016"/>
      <w:bookmarkStart w:id="166" w:name="_Toc87569057"/>
      <w:r w:rsidRPr="00845343">
        <w:t xml:space="preserve">Table </w:t>
      </w:r>
      <w:fldSimple w:instr=" SEQ Table \* ARABIC ">
        <w:r w:rsidR="006F478C">
          <w:rPr>
            <w:noProof/>
          </w:rPr>
          <w:t>1</w:t>
        </w:r>
      </w:fldSimple>
      <w:r w:rsidRPr="00845343">
        <w:t>.</w:t>
      </w:r>
      <w:bookmarkEnd w:id="164"/>
      <w:r w:rsidRPr="00845343">
        <w:t xml:space="preserve"> Pin Connection between the MAX32630FTHR and </w:t>
      </w:r>
      <w:r w:rsidR="00560DB0" w:rsidRPr="00845343">
        <w:t>MAX78000FTHR</w:t>
      </w:r>
      <w:bookmarkEnd w:id="165"/>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4"/>
        <w:gridCol w:w="2394"/>
        <w:gridCol w:w="1973"/>
      </w:tblGrid>
      <w:tr w:rsidR="00962371" w:rsidRPr="00387A6D" w14:paraId="4E34AC14" w14:textId="77777777" w:rsidTr="00E07251">
        <w:tc>
          <w:tcPr>
            <w:tcW w:w="2164" w:type="dxa"/>
            <w:shd w:val="clear" w:color="auto" w:fill="D9D9D9" w:themeFill="background1" w:themeFillShade="D9"/>
          </w:tcPr>
          <w:p w14:paraId="6D15A98F" w14:textId="77777777" w:rsidR="00962371" w:rsidRPr="00CD755E" w:rsidRDefault="00962371" w:rsidP="00962371">
            <w:pPr>
              <w:pStyle w:val="TableHeader"/>
              <w:rPr>
                <w:caps/>
              </w:rPr>
            </w:pPr>
            <w:r w:rsidRPr="00CD755E">
              <w:rPr>
                <w:caps/>
              </w:rPr>
              <w:t>Pin Function</w:t>
            </w:r>
          </w:p>
        </w:tc>
        <w:tc>
          <w:tcPr>
            <w:tcW w:w="2394" w:type="dxa"/>
            <w:shd w:val="clear" w:color="auto" w:fill="D9D9D9" w:themeFill="background1" w:themeFillShade="D9"/>
          </w:tcPr>
          <w:p w14:paraId="7316C7D6" w14:textId="48F8B386" w:rsidR="00962371" w:rsidRPr="00962371" w:rsidRDefault="00560DB0" w:rsidP="00962371">
            <w:pPr>
              <w:pStyle w:val="TableHeader"/>
            </w:pPr>
            <w:r>
              <w:t>MAX78000FTHR</w:t>
            </w:r>
          </w:p>
        </w:tc>
        <w:tc>
          <w:tcPr>
            <w:tcW w:w="1973" w:type="dxa"/>
            <w:shd w:val="clear" w:color="auto" w:fill="D9D9D9" w:themeFill="background1" w:themeFillShade="D9"/>
          </w:tcPr>
          <w:p w14:paraId="4BFD445E" w14:textId="77777777" w:rsidR="00962371" w:rsidRPr="00962371" w:rsidRDefault="00962371" w:rsidP="00962371">
            <w:pPr>
              <w:pStyle w:val="TableHeader"/>
            </w:pPr>
            <w:r w:rsidRPr="00FD5446">
              <w:t>MAX32630FTHR</w:t>
            </w:r>
          </w:p>
        </w:tc>
      </w:tr>
      <w:tr w:rsidR="00962371" w:rsidRPr="00587B8C" w14:paraId="2943D71A" w14:textId="77777777" w:rsidTr="00E07251">
        <w:tc>
          <w:tcPr>
            <w:tcW w:w="2164" w:type="dxa"/>
            <w:shd w:val="clear" w:color="auto" w:fill="auto"/>
          </w:tcPr>
          <w:p w14:paraId="55BA649D" w14:textId="77777777" w:rsidR="00962371" w:rsidRPr="00CD755E" w:rsidRDefault="00962371" w:rsidP="00962371">
            <w:pPr>
              <w:pStyle w:val="TableText"/>
              <w:rPr>
                <w:b/>
                <w:bCs/>
              </w:rPr>
            </w:pPr>
            <w:r w:rsidRPr="00CD755E">
              <w:rPr>
                <w:b/>
                <w:bCs/>
              </w:rPr>
              <w:t>EBL GPIO</w:t>
            </w:r>
          </w:p>
        </w:tc>
        <w:tc>
          <w:tcPr>
            <w:tcW w:w="2394" w:type="dxa"/>
            <w:shd w:val="clear" w:color="auto" w:fill="auto"/>
          </w:tcPr>
          <w:p w14:paraId="6AB2C3B5" w14:textId="041ADF8A" w:rsidR="00962371" w:rsidRPr="00962371" w:rsidRDefault="00962371" w:rsidP="00962371">
            <w:pPr>
              <w:pStyle w:val="TableText"/>
            </w:pPr>
            <w:r w:rsidRPr="00FD5446">
              <w:t>P0.</w:t>
            </w:r>
            <w:r w:rsidR="004D75F1">
              <w:t>5</w:t>
            </w:r>
          </w:p>
        </w:tc>
        <w:tc>
          <w:tcPr>
            <w:tcW w:w="1973" w:type="dxa"/>
            <w:shd w:val="clear" w:color="auto" w:fill="auto"/>
          </w:tcPr>
          <w:p w14:paraId="670AED70" w14:textId="77777777" w:rsidR="00962371" w:rsidRPr="00962371" w:rsidRDefault="00962371" w:rsidP="00962371">
            <w:pPr>
              <w:pStyle w:val="TableText"/>
            </w:pPr>
            <w:r w:rsidRPr="00FD5446">
              <w:t>P5.4</w:t>
            </w:r>
          </w:p>
        </w:tc>
      </w:tr>
      <w:tr w:rsidR="00962371" w:rsidRPr="00587B8C" w14:paraId="74A950B3" w14:textId="77777777" w:rsidTr="00E07251">
        <w:tc>
          <w:tcPr>
            <w:tcW w:w="2164" w:type="dxa"/>
            <w:shd w:val="clear" w:color="auto" w:fill="auto"/>
          </w:tcPr>
          <w:p w14:paraId="2A9FCC20" w14:textId="4923FDC5" w:rsidR="00962371" w:rsidRPr="00CD755E" w:rsidRDefault="00962371" w:rsidP="00962371">
            <w:pPr>
              <w:pStyle w:val="TableText"/>
              <w:rPr>
                <w:b/>
                <w:bCs/>
              </w:rPr>
            </w:pPr>
            <w:r w:rsidRPr="00CD755E">
              <w:rPr>
                <w:b/>
                <w:bCs/>
              </w:rPr>
              <w:t>I2C</w:t>
            </w:r>
            <w:r w:rsidR="002E630D">
              <w:rPr>
                <w:b/>
                <w:bCs/>
              </w:rPr>
              <w:t>1</w:t>
            </w:r>
            <w:r w:rsidRPr="00CD755E">
              <w:rPr>
                <w:b/>
                <w:bCs/>
              </w:rPr>
              <w:t>_SCL</w:t>
            </w:r>
          </w:p>
        </w:tc>
        <w:tc>
          <w:tcPr>
            <w:tcW w:w="2394" w:type="dxa"/>
            <w:shd w:val="clear" w:color="auto" w:fill="auto"/>
          </w:tcPr>
          <w:p w14:paraId="4F66ACA2" w14:textId="1E825676" w:rsidR="00962371" w:rsidRPr="00962371" w:rsidRDefault="00962371" w:rsidP="00962371">
            <w:pPr>
              <w:pStyle w:val="TableText"/>
            </w:pPr>
            <w:r w:rsidRPr="00FD5446">
              <w:t>P0.</w:t>
            </w:r>
            <w:r w:rsidR="00802209">
              <w:t>16</w:t>
            </w:r>
          </w:p>
        </w:tc>
        <w:tc>
          <w:tcPr>
            <w:tcW w:w="1973" w:type="dxa"/>
            <w:shd w:val="clear" w:color="auto" w:fill="auto"/>
          </w:tcPr>
          <w:p w14:paraId="30F9A7DB" w14:textId="77777777" w:rsidR="00962371" w:rsidRPr="00962371" w:rsidRDefault="00962371" w:rsidP="00962371">
            <w:pPr>
              <w:pStyle w:val="TableText"/>
            </w:pPr>
            <w:r w:rsidRPr="00FD5446">
              <w:t>P3.5 + 4.7K pullup</w:t>
            </w:r>
          </w:p>
        </w:tc>
      </w:tr>
      <w:tr w:rsidR="00962371" w:rsidRPr="00587B8C" w14:paraId="74E3C5B5" w14:textId="77777777" w:rsidTr="00E07251">
        <w:tc>
          <w:tcPr>
            <w:tcW w:w="2164" w:type="dxa"/>
            <w:shd w:val="clear" w:color="auto" w:fill="auto"/>
          </w:tcPr>
          <w:p w14:paraId="1E89E28F" w14:textId="08B08C69" w:rsidR="00962371" w:rsidRPr="00CD755E" w:rsidRDefault="00962371" w:rsidP="00962371">
            <w:pPr>
              <w:pStyle w:val="TableText"/>
              <w:rPr>
                <w:b/>
                <w:bCs/>
              </w:rPr>
            </w:pPr>
            <w:r w:rsidRPr="00CD755E">
              <w:rPr>
                <w:b/>
                <w:bCs/>
              </w:rPr>
              <w:t>I2C</w:t>
            </w:r>
            <w:r w:rsidR="002E630D">
              <w:rPr>
                <w:b/>
                <w:bCs/>
              </w:rPr>
              <w:t>1</w:t>
            </w:r>
            <w:r w:rsidRPr="00CD755E">
              <w:rPr>
                <w:b/>
                <w:bCs/>
              </w:rPr>
              <w:t>_SDA</w:t>
            </w:r>
          </w:p>
        </w:tc>
        <w:tc>
          <w:tcPr>
            <w:tcW w:w="2394" w:type="dxa"/>
            <w:shd w:val="clear" w:color="auto" w:fill="auto"/>
          </w:tcPr>
          <w:p w14:paraId="2AC5416C" w14:textId="7A05BED6" w:rsidR="00962371" w:rsidRPr="00962371" w:rsidRDefault="00962371" w:rsidP="00962371">
            <w:pPr>
              <w:pStyle w:val="TableText"/>
            </w:pPr>
            <w:r w:rsidRPr="00FD5446">
              <w:t>P0.</w:t>
            </w:r>
            <w:r w:rsidR="00802209">
              <w:t>17</w:t>
            </w:r>
          </w:p>
        </w:tc>
        <w:tc>
          <w:tcPr>
            <w:tcW w:w="1973" w:type="dxa"/>
            <w:shd w:val="clear" w:color="auto" w:fill="auto"/>
          </w:tcPr>
          <w:p w14:paraId="6C6B8BEC" w14:textId="77777777" w:rsidR="00962371" w:rsidRPr="00962371" w:rsidRDefault="00962371" w:rsidP="00962371">
            <w:pPr>
              <w:pStyle w:val="TableText"/>
            </w:pPr>
            <w:r w:rsidRPr="00FD5446">
              <w:t>P3.4 + 4.7K pullup</w:t>
            </w:r>
          </w:p>
        </w:tc>
      </w:tr>
      <w:tr w:rsidR="00962371" w:rsidRPr="00587B8C" w14:paraId="6983AE61" w14:textId="77777777" w:rsidTr="00E07251">
        <w:tc>
          <w:tcPr>
            <w:tcW w:w="2164" w:type="dxa"/>
            <w:shd w:val="clear" w:color="auto" w:fill="auto"/>
          </w:tcPr>
          <w:p w14:paraId="6FA341F5" w14:textId="77777777" w:rsidR="00962371" w:rsidRPr="00CD755E" w:rsidRDefault="00962371" w:rsidP="00962371">
            <w:pPr>
              <w:pStyle w:val="TableText"/>
              <w:rPr>
                <w:b/>
                <w:bCs/>
              </w:rPr>
            </w:pPr>
            <w:r w:rsidRPr="00CD755E">
              <w:rPr>
                <w:b/>
                <w:bCs/>
              </w:rPr>
              <w:t>RST</w:t>
            </w:r>
          </w:p>
        </w:tc>
        <w:tc>
          <w:tcPr>
            <w:tcW w:w="2394" w:type="dxa"/>
            <w:shd w:val="clear" w:color="auto" w:fill="auto"/>
          </w:tcPr>
          <w:p w14:paraId="65265913" w14:textId="77777777" w:rsidR="00962371" w:rsidRPr="00962371" w:rsidRDefault="00962371" w:rsidP="00962371">
            <w:pPr>
              <w:pStyle w:val="TableText"/>
            </w:pPr>
            <w:r w:rsidRPr="00FD5446">
              <w:t>RSTN</w:t>
            </w:r>
          </w:p>
        </w:tc>
        <w:tc>
          <w:tcPr>
            <w:tcW w:w="1973" w:type="dxa"/>
            <w:shd w:val="clear" w:color="auto" w:fill="auto"/>
          </w:tcPr>
          <w:p w14:paraId="0B341E86" w14:textId="77777777" w:rsidR="00962371" w:rsidRPr="00962371" w:rsidRDefault="00962371" w:rsidP="00962371">
            <w:pPr>
              <w:pStyle w:val="TableText"/>
            </w:pPr>
            <w:r w:rsidRPr="00FD5446">
              <w:t>P5.6</w:t>
            </w:r>
          </w:p>
        </w:tc>
      </w:tr>
      <w:tr w:rsidR="00BF7964" w:rsidRPr="00587B8C" w14:paraId="6510FB27" w14:textId="77777777" w:rsidTr="00E07251">
        <w:tc>
          <w:tcPr>
            <w:tcW w:w="2164" w:type="dxa"/>
            <w:shd w:val="clear" w:color="auto" w:fill="auto"/>
          </w:tcPr>
          <w:p w14:paraId="3F9E615E" w14:textId="0B38C19F" w:rsidR="00BF7964" w:rsidRPr="00CD755E" w:rsidRDefault="00BF7964" w:rsidP="00962371">
            <w:pPr>
              <w:pStyle w:val="TableText"/>
              <w:rPr>
                <w:b/>
                <w:bCs/>
              </w:rPr>
            </w:pPr>
            <w:r>
              <w:rPr>
                <w:b/>
                <w:bCs/>
              </w:rPr>
              <w:t>GND</w:t>
            </w:r>
          </w:p>
        </w:tc>
        <w:tc>
          <w:tcPr>
            <w:tcW w:w="2394" w:type="dxa"/>
            <w:shd w:val="clear" w:color="auto" w:fill="auto"/>
          </w:tcPr>
          <w:p w14:paraId="3A0A2712" w14:textId="46B09D82" w:rsidR="00BF7964" w:rsidRPr="00FD5446" w:rsidRDefault="00BF7964" w:rsidP="00962371">
            <w:pPr>
              <w:pStyle w:val="TableText"/>
            </w:pPr>
            <w:r w:rsidRPr="00BF7964">
              <w:t>GND</w:t>
            </w:r>
          </w:p>
        </w:tc>
        <w:tc>
          <w:tcPr>
            <w:tcW w:w="1973" w:type="dxa"/>
            <w:shd w:val="clear" w:color="auto" w:fill="auto"/>
          </w:tcPr>
          <w:p w14:paraId="3289A1CD" w14:textId="00976AA8" w:rsidR="00BF7964" w:rsidRPr="00FD5446" w:rsidRDefault="00BF7964" w:rsidP="00962371">
            <w:pPr>
              <w:pStyle w:val="TableText"/>
            </w:pPr>
            <w:r w:rsidRPr="00BF7964">
              <w:t>GND</w:t>
            </w:r>
          </w:p>
        </w:tc>
      </w:tr>
    </w:tbl>
    <w:p w14:paraId="7BC5A5D0" w14:textId="1091065A" w:rsidR="00962371" w:rsidRDefault="00335381" w:rsidP="00962371">
      <w:pPr>
        <w:rPr>
          <w:ins w:id="167" w:author="Kanal, Ozgun" w:date="2024-02-13T13:25:00Z"/>
        </w:rPr>
      </w:pPr>
      <w:ins w:id="168" w:author="Kanal, Ozgun" w:date="2024-02-12T17:13:00Z">
        <w:r>
          <w:t xml:space="preserve">Note that R6 and R11 slots can be used for pull-up resistors </w:t>
        </w:r>
        <w:del w:id="169" w:author="Kayaoglu, Tuncay" w:date="2024-02-13T11:39:00Z">
          <w:r w:rsidDel="009D4A44">
            <w:delText xml:space="preserve">which </w:delText>
          </w:r>
        </w:del>
      </w:ins>
      <w:ins w:id="170" w:author="Kayaoglu, Tuncay" w:date="2024-02-13T11:39:00Z">
        <w:r w:rsidR="009D4A44">
          <w:t xml:space="preserve">that </w:t>
        </w:r>
      </w:ins>
      <w:ins w:id="171" w:author="Kanal, Ozgun" w:date="2024-02-12T17:13:00Z">
        <w:r>
          <w:t xml:space="preserve">are not placed </w:t>
        </w:r>
      </w:ins>
      <w:ins w:id="172" w:author="Kanal, Ozgun" w:date="2024-02-12T17:14:00Z">
        <w:r>
          <w:t>on default for the MAX32630FTHR board.</w:t>
        </w:r>
      </w:ins>
      <w:ins w:id="173" w:author="Kanal, Ozgun" w:date="2024-02-13T13:25:00Z">
        <w:r w:rsidR="00AC52FD">
          <w:t xml:space="preserve"> </w:t>
        </w:r>
      </w:ins>
    </w:p>
    <w:p w14:paraId="18038C93" w14:textId="77777777" w:rsidR="00335381" w:rsidRPr="00BF5AB2" w:rsidRDefault="00335381" w:rsidP="00962371"/>
    <w:p w14:paraId="68770FF3" w14:textId="3D4C5D8A" w:rsidR="00962371" w:rsidRDefault="00BF7964" w:rsidP="00962371">
      <w:r>
        <w:rPr>
          <w:noProof/>
        </w:rPr>
        <w:drawing>
          <wp:inline distT="0" distB="0" distL="0" distR="0" wp14:anchorId="315A2C0F" wp14:editId="5A3AFF43">
            <wp:extent cx="5943600" cy="3476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5C2FFF11" w14:textId="0A1B4940" w:rsidR="0053426B" w:rsidRDefault="00962371" w:rsidP="0041687E">
      <w:pPr>
        <w:pStyle w:val="Caption-Figure"/>
        <w:rPr>
          <w:ins w:id="174" w:author="Kanal, Ozgun" w:date="2024-02-12T19:36:00Z"/>
        </w:rPr>
      </w:pPr>
      <w:bookmarkStart w:id="175" w:name="_Ref25676353"/>
      <w:bookmarkStart w:id="176" w:name="_Toc30582036"/>
      <w:bookmarkStart w:id="177" w:name="_Toc158726711"/>
      <w:bookmarkStart w:id="178" w:name="_Toc158727111"/>
      <w:r w:rsidRPr="003E76BF">
        <w:t xml:space="preserve">Figure </w:t>
      </w:r>
      <w:r w:rsidRPr="00962371">
        <w:fldChar w:fldCharType="begin"/>
      </w:r>
      <w:r w:rsidRPr="003E76BF">
        <w:instrText xml:space="preserve"> SEQ Figure \* ARABIC </w:instrText>
      </w:r>
      <w:r w:rsidRPr="00962371">
        <w:fldChar w:fldCharType="separate"/>
      </w:r>
      <w:r w:rsidR="006F478C">
        <w:rPr>
          <w:noProof/>
        </w:rPr>
        <w:t>6</w:t>
      </w:r>
      <w:r w:rsidRPr="00962371">
        <w:fldChar w:fldCharType="end"/>
      </w:r>
      <w:bookmarkEnd w:id="175"/>
      <w:r w:rsidRPr="003E76BF">
        <w:t xml:space="preserve">. </w:t>
      </w:r>
      <w:bookmarkEnd w:id="176"/>
      <w:r w:rsidR="00FF7349" w:rsidRPr="00ED13F2">
        <w:t xml:space="preserve">Pin </w:t>
      </w:r>
      <w:r w:rsidR="00FF7349">
        <w:t>C</w:t>
      </w:r>
      <w:r w:rsidR="00FF7349" w:rsidRPr="00ED13F2">
        <w:t xml:space="preserve">onnection between </w:t>
      </w:r>
      <w:r w:rsidR="00FF7349">
        <w:t xml:space="preserve">the </w:t>
      </w:r>
      <w:r w:rsidR="00FF7349" w:rsidRPr="00ED13F2">
        <w:t xml:space="preserve">MAX32630FTHR and </w:t>
      </w:r>
      <w:r w:rsidR="00FF7349">
        <w:t>MAX78000FTHR</w:t>
      </w:r>
      <w:bookmarkEnd w:id="177"/>
      <w:bookmarkEnd w:id="178"/>
    </w:p>
    <w:p w14:paraId="4335CAB1" w14:textId="55772564" w:rsidR="00962371" w:rsidRPr="00962371" w:rsidRDefault="009D4A44" w:rsidP="0041687E">
      <w:pPr>
        <w:pStyle w:val="Caption-Figure"/>
      </w:pPr>
      <w:ins w:id="179" w:author="Kayaoglu, Tuncay" w:date="2024-02-13T11:39:00Z">
        <w:del w:id="180" w:author="Kanal, Ozgun" w:date="2024-02-13T13:25:00Z">
          <w:r w:rsidDel="00AC52FD">
            <w:delText xml:space="preserve"> the</w:delText>
          </w:r>
        </w:del>
      </w:ins>
      <w:r w:rsidR="00962371">
        <w:br w:type="page"/>
      </w:r>
    </w:p>
    <w:p w14:paraId="01ADB555" w14:textId="3D786E6E" w:rsidR="00962371" w:rsidRDefault="00962371" w:rsidP="00962371">
      <w:pPr>
        <w:pStyle w:val="H2-Heading"/>
      </w:pPr>
      <w:bookmarkStart w:id="181" w:name="_Toc30582052"/>
      <w:bookmarkStart w:id="182" w:name="_Toc87569037"/>
      <w:r>
        <w:lastRenderedPageBreak/>
        <w:t>In-Application Programming</w:t>
      </w:r>
      <w:bookmarkEnd w:id="181"/>
      <w:bookmarkEnd w:id="182"/>
    </w:p>
    <w:p w14:paraId="0C7DFCEF" w14:textId="2293692C" w:rsidR="0010756C" w:rsidRPr="004D611E" w:rsidRDefault="0010756C" w:rsidP="001467FD">
      <w:pPr>
        <w:pStyle w:val="H3-Heading"/>
      </w:pPr>
      <w:bookmarkStart w:id="183" w:name="_Toc87569038"/>
      <w:r w:rsidRPr="004D611E">
        <w:t xml:space="preserve">Installing </w:t>
      </w:r>
      <w:r>
        <w:t>Microsoft Visual C++ Runtime</w:t>
      </w:r>
      <w:bookmarkEnd w:id="183"/>
    </w:p>
    <w:p w14:paraId="50314056" w14:textId="7EB13929" w:rsidR="0010756C" w:rsidRDefault="0010756C" w:rsidP="0010756C">
      <w:pPr>
        <w:pStyle w:val="Body"/>
      </w:pPr>
      <w:r>
        <w:t>To download and install Microsoft Visual C++ Runtime, use the following steps:</w:t>
      </w:r>
    </w:p>
    <w:p w14:paraId="6FEAE329" w14:textId="3962ACB4" w:rsidR="0010756C" w:rsidRDefault="0010756C" w:rsidP="00E673FF">
      <w:pPr>
        <w:pStyle w:val="BodyIndent-TextNumbering"/>
        <w:numPr>
          <w:ilvl w:val="0"/>
          <w:numId w:val="17"/>
        </w:numPr>
      </w:pPr>
      <w:r>
        <w:t xml:space="preserve">Visit </w:t>
      </w:r>
      <w:r w:rsidR="00E673FF">
        <w:t xml:space="preserve">the </w:t>
      </w:r>
      <w:r>
        <w:t xml:space="preserve">download link </w:t>
      </w:r>
      <w:hyperlink r:id="rId21" w:history="1">
        <w:r w:rsidRPr="0010756C">
          <w:rPr>
            <w:rStyle w:val="Hyperlink"/>
          </w:rPr>
          <w:t>here</w:t>
        </w:r>
      </w:hyperlink>
      <w:r>
        <w:t xml:space="preserve"> and click Download button.</w:t>
      </w:r>
    </w:p>
    <w:p w14:paraId="7B268EF2" w14:textId="4BA03DDF" w:rsidR="0010756C" w:rsidRDefault="0010756C" w:rsidP="0010756C">
      <w:pPr>
        <w:pStyle w:val="BodyIndent-TextNumbering"/>
        <w:numPr>
          <w:ilvl w:val="0"/>
          <w:numId w:val="0"/>
        </w:numPr>
        <w:ind w:left="720"/>
      </w:pPr>
      <w:r>
        <w:rPr>
          <w:noProof/>
        </w:rPr>
        <w:drawing>
          <wp:inline distT="0" distB="0" distL="0" distR="0" wp14:anchorId="046F83A0" wp14:editId="7D2C7AAC">
            <wp:extent cx="5213900" cy="26860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0282" cy="2694489"/>
                    </a:xfrm>
                    <a:prstGeom prst="rect">
                      <a:avLst/>
                    </a:prstGeom>
                    <a:noFill/>
                    <a:ln>
                      <a:noFill/>
                    </a:ln>
                  </pic:spPr>
                </pic:pic>
              </a:graphicData>
            </a:graphic>
          </wp:inline>
        </w:drawing>
      </w:r>
    </w:p>
    <w:p w14:paraId="0D0C9B41" w14:textId="0F17B40A" w:rsidR="0010756C" w:rsidRDefault="0010756C" w:rsidP="0010756C">
      <w:pPr>
        <w:pStyle w:val="BodyIndent-TextNumbering"/>
        <w:numPr>
          <w:ilvl w:val="0"/>
          <w:numId w:val="16"/>
        </w:numPr>
      </w:pPr>
      <w:r>
        <w:t xml:space="preserve">Select vcredist_x86.exe and </w:t>
      </w:r>
      <w:r w:rsidR="00E673FF">
        <w:t>continue by selecting Next.</w:t>
      </w:r>
    </w:p>
    <w:p w14:paraId="1B629144" w14:textId="21BA3E62" w:rsidR="00E673FF" w:rsidRDefault="00E673FF" w:rsidP="00E673FF">
      <w:pPr>
        <w:pStyle w:val="BodyIndent-TextNumbering"/>
        <w:numPr>
          <w:ilvl w:val="0"/>
          <w:numId w:val="0"/>
        </w:numPr>
        <w:ind w:left="720"/>
      </w:pPr>
      <w:r>
        <w:rPr>
          <w:noProof/>
        </w:rPr>
        <w:drawing>
          <wp:inline distT="0" distB="0" distL="0" distR="0" wp14:anchorId="0FD61FC6" wp14:editId="63F28BF1">
            <wp:extent cx="5943600" cy="2409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14:paraId="00F7FAEA" w14:textId="68D3E50A" w:rsidR="00E673FF" w:rsidRDefault="00E673FF" w:rsidP="00E673FF">
      <w:pPr>
        <w:pStyle w:val="BodyIndent-TextNumbering"/>
      </w:pPr>
      <w:r>
        <w:t>Download and run the setup file.</w:t>
      </w:r>
    </w:p>
    <w:p w14:paraId="2406ADC4" w14:textId="70444B8D" w:rsidR="00E673FF" w:rsidRDefault="00E673FF" w:rsidP="00E673FF">
      <w:pPr>
        <w:pStyle w:val="BodyIndent-TextNumbering"/>
      </w:pPr>
      <w:r>
        <w:t xml:space="preserve">Read and click if you agree </w:t>
      </w:r>
      <w:r w:rsidR="00A87279">
        <w:t xml:space="preserve">with </w:t>
      </w:r>
      <w:r>
        <w:t>the terms. Then select Install.</w:t>
      </w:r>
    </w:p>
    <w:p w14:paraId="3D380428" w14:textId="14E600F2" w:rsidR="00E673FF" w:rsidRDefault="00E673FF" w:rsidP="00E673FF">
      <w:pPr>
        <w:pStyle w:val="BodyIndent-TextNumbering"/>
        <w:numPr>
          <w:ilvl w:val="0"/>
          <w:numId w:val="0"/>
        </w:numPr>
        <w:ind w:left="720"/>
      </w:pPr>
      <w:r>
        <w:rPr>
          <w:noProof/>
        </w:rPr>
        <w:lastRenderedPageBreak/>
        <w:drawing>
          <wp:inline distT="0" distB="0" distL="0" distR="0" wp14:anchorId="53ED422C" wp14:editId="6F08456E">
            <wp:extent cx="4562475" cy="2819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2475" cy="2819400"/>
                    </a:xfrm>
                    <a:prstGeom prst="rect">
                      <a:avLst/>
                    </a:prstGeom>
                    <a:noFill/>
                    <a:ln>
                      <a:noFill/>
                    </a:ln>
                  </pic:spPr>
                </pic:pic>
              </a:graphicData>
            </a:graphic>
          </wp:inline>
        </w:drawing>
      </w:r>
    </w:p>
    <w:p w14:paraId="56BEF105" w14:textId="680BB1CA" w:rsidR="00E673FF" w:rsidRDefault="00E673FF" w:rsidP="00E673FF">
      <w:pPr>
        <w:pStyle w:val="BodyIndent-TextNumbering"/>
      </w:pPr>
      <w:r>
        <w:t>Close the installation application.</w:t>
      </w:r>
    </w:p>
    <w:p w14:paraId="23B07CC8" w14:textId="3F52B616" w:rsidR="00E673FF" w:rsidRDefault="00E673FF" w:rsidP="00E673FF">
      <w:pPr>
        <w:pStyle w:val="BodyIndent-TextNumbering"/>
        <w:numPr>
          <w:ilvl w:val="0"/>
          <w:numId w:val="0"/>
        </w:numPr>
        <w:ind w:left="720"/>
      </w:pPr>
      <w:r>
        <w:rPr>
          <w:noProof/>
        </w:rPr>
        <w:drawing>
          <wp:inline distT="0" distB="0" distL="0" distR="0" wp14:anchorId="3BF5AC45" wp14:editId="298CFEFE">
            <wp:extent cx="4572000" cy="2834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79D0B832" w14:textId="10E80108" w:rsidR="00E673FF" w:rsidRPr="004D611E" w:rsidRDefault="00E673FF" w:rsidP="001467FD">
      <w:pPr>
        <w:pStyle w:val="H3-Heading"/>
      </w:pPr>
      <w:bookmarkStart w:id="184" w:name="_Toc87569039"/>
      <w:r w:rsidRPr="004D611E">
        <w:t xml:space="preserve">Installing </w:t>
      </w:r>
      <w:r>
        <w:t>OpenSSL Library</w:t>
      </w:r>
      <w:bookmarkEnd w:id="184"/>
    </w:p>
    <w:p w14:paraId="57374595" w14:textId="5E019E1A" w:rsidR="00E673FF" w:rsidRPr="002C594E" w:rsidRDefault="00E673FF" w:rsidP="00E673FF">
      <w:pPr>
        <w:pStyle w:val="Body"/>
      </w:pPr>
      <w:r w:rsidRPr="000A4E90">
        <w:t xml:space="preserve">To </w:t>
      </w:r>
      <w:r>
        <w:t>download and install OpenSSL Library</w:t>
      </w:r>
      <w:r w:rsidRPr="000A4E90">
        <w:t xml:space="preserve">, </w:t>
      </w:r>
      <w:r>
        <w:t>use the</w:t>
      </w:r>
      <w:r w:rsidRPr="000A4E90">
        <w:t xml:space="preserve"> follow</w:t>
      </w:r>
      <w:r>
        <w:t>ing</w:t>
      </w:r>
      <w:r w:rsidRPr="000A4E90">
        <w:t xml:space="preserve"> steps</w:t>
      </w:r>
      <w:r>
        <w:t>:</w:t>
      </w:r>
    </w:p>
    <w:p w14:paraId="523B131E" w14:textId="4F54A5B1" w:rsidR="00E673FF" w:rsidRDefault="00E673FF" w:rsidP="00E673FF">
      <w:pPr>
        <w:pStyle w:val="BodyIndent-TextNumbering"/>
        <w:numPr>
          <w:ilvl w:val="0"/>
          <w:numId w:val="18"/>
        </w:numPr>
      </w:pPr>
      <w:r>
        <w:t xml:space="preserve">Visit OpenSSL downloads page </w:t>
      </w:r>
      <w:hyperlink r:id="rId26" w:history="1">
        <w:r w:rsidRPr="00E673FF">
          <w:rPr>
            <w:rStyle w:val="Hyperlink"/>
          </w:rPr>
          <w:t>here</w:t>
        </w:r>
      </w:hyperlink>
      <w:r>
        <w:t>.</w:t>
      </w:r>
    </w:p>
    <w:p w14:paraId="7D6546F2" w14:textId="4C9A5848" w:rsidR="00E673FF" w:rsidRDefault="00E673FF" w:rsidP="00E673FF">
      <w:pPr>
        <w:pStyle w:val="BodyIndent-TextNumbering"/>
      </w:pPr>
      <w:r>
        <w:t xml:space="preserve">Select </w:t>
      </w:r>
      <w:r w:rsidRPr="00E673FF">
        <w:rPr>
          <w:b/>
          <w:bCs/>
        </w:rPr>
        <w:t>Win32 OpenSSL v1.1.10L Light</w:t>
      </w:r>
      <w:r>
        <w:t xml:space="preserve"> package.</w:t>
      </w:r>
    </w:p>
    <w:p w14:paraId="00855C3A" w14:textId="77777777" w:rsidR="00D7515C" w:rsidRDefault="00D7515C" w:rsidP="00E673FF">
      <w:pPr>
        <w:pStyle w:val="BodyIndent-TextNumbering"/>
        <w:numPr>
          <w:ilvl w:val="0"/>
          <w:numId w:val="0"/>
        </w:numPr>
        <w:ind w:left="720"/>
        <w:rPr>
          <w:noProof/>
        </w:rPr>
      </w:pPr>
    </w:p>
    <w:p w14:paraId="58398E5B" w14:textId="36E81549" w:rsidR="00E673FF" w:rsidRDefault="00E673FF" w:rsidP="00E673FF">
      <w:pPr>
        <w:pStyle w:val="BodyIndent-TextNumbering"/>
        <w:numPr>
          <w:ilvl w:val="0"/>
          <w:numId w:val="0"/>
        </w:numPr>
        <w:ind w:left="720"/>
      </w:pPr>
      <w:r>
        <w:rPr>
          <w:noProof/>
        </w:rPr>
        <w:lastRenderedPageBreak/>
        <w:drawing>
          <wp:inline distT="0" distB="0" distL="0" distR="0" wp14:anchorId="786B0C89" wp14:editId="07596268">
            <wp:extent cx="3228975" cy="3228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r="66685" b="2869"/>
                    <a:stretch/>
                  </pic:blipFill>
                  <pic:spPr bwMode="auto">
                    <a:xfrm>
                      <a:off x="0" y="0"/>
                      <a:ext cx="3228975"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044254E8" w14:textId="33FD5A6A" w:rsidR="00E708DF" w:rsidRDefault="00E708DF" w:rsidP="00E708DF">
      <w:pPr>
        <w:pStyle w:val="BodyIndent-TextNumbering"/>
      </w:pPr>
      <w:r>
        <w:t>Download and run the installer.</w:t>
      </w:r>
    </w:p>
    <w:p w14:paraId="43BD3124" w14:textId="628DFCCB" w:rsidR="00E708DF" w:rsidRDefault="00E708DF" w:rsidP="00E708DF">
      <w:pPr>
        <w:pStyle w:val="BodyIndent-TextNumbering"/>
      </w:pPr>
      <w:r>
        <w:t xml:space="preserve">Read and click if you agree </w:t>
      </w:r>
      <w:r w:rsidR="00A87279">
        <w:t xml:space="preserve">with </w:t>
      </w:r>
      <w:r>
        <w:t>the terms. Then select Next.</w:t>
      </w:r>
    </w:p>
    <w:p w14:paraId="14A1D823" w14:textId="0800487F" w:rsidR="00E708DF" w:rsidRDefault="00E708DF" w:rsidP="00E708DF">
      <w:pPr>
        <w:pStyle w:val="BodyIndent-TextNumbering"/>
        <w:numPr>
          <w:ilvl w:val="0"/>
          <w:numId w:val="0"/>
        </w:numPr>
        <w:ind w:left="720"/>
      </w:pPr>
      <w:r>
        <w:rPr>
          <w:noProof/>
        </w:rPr>
        <w:drawing>
          <wp:inline distT="0" distB="0" distL="0" distR="0" wp14:anchorId="7355A5B7" wp14:editId="24AB216C">
            <wp:extent cx="4733925" cy="3676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3925" cy="3676650"/>
                    </a:xfrm>
                    <a:prstGeom prst="rect">
                      <a:avLst/>
                    </a:prstGeom>
                    <a:noFill/>
                    <a:ln>
                      <a:noFill/>
                    </a:ln>
                  </pic:spPr>
                </pic:pic>
              </a:graphicData>
            </a:graphic>
          </wp:inline>
        </w:drawing>
      </w:r>
    </w:p>
    <w:p w14:paraId="0DE9F620" w14:textId="78818945" w:rsidR="00E708DF" w:rsidRDefault="00E708DF" w:rsidP="00E708DF">
      <w:pPr>
        <w:pStyle w:val="BodyIndent-TextNumbering"/>
      </w:pPr>
      <w:r>
        <w:t>Leave the destination location default and click Next.</w:t>
      </w:r>
    </w:p>
    <w:p w14:paraId="1C7C0C29" w14:textId="034E6678" w:rsidR="00E708DF" w:rsidRDefault="00E708DF" w:rsidP="00E708DF">
      <w:pPr>
        <w:pStyle w:val="BodyIndent-TextNumbering"/>
        <w:numPr>
          <w:ilvl w:val="0"/>
          <w:numId w:val="0"/>
        </w:numPr>
        <w:ind w:left="720"/>
      </w:pPr>
      <w:r>
        <w:rPr>
          <w:noProof/>
        </w:rPr>
        <w:lastRenderedPageBreak/>
        <w:drawing>
          <wp:inline distT="0" distB="0" distL="0" distR="0" wp14:anchorId="3F729434" wp14:editId="50041CDB">
            <wp:extent cx="4714875" cy="3667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4875" cy="3667125"/>
                    </a:xfrm>
                    <a:prstGeom prst="rect">
                      <a:avLst/>
                    </a:prstGeom>
                    <a:noFill/>
                    <a:ln>
                      <a:noFill/>
                    </a:ln>
                  </pic:spPr>
                </pic:pic>
              </a:graphicData>
            </a:graphic>
          </wp:inline>
        </w:drawing>
      </w:r>
    </w:p>
    <w:p w14:paraId="71BDC90E" w14:textId="22699B0D" w:rsidR="00E708DF" w:rsidRDefault="00E708DF" w:rsidP="00E708DF">
      <w:pPr>
        <w:pStyle w:val="BodyIndent-TextNumbering"/>
      </w:pPr>
      <w:r>
        <w:t>Leave “</w:t>
      </w:r>
      <w:r w:rsidRPr="00E708DF">
        <w:rPr>
          <w:b/>
          <w:bCs/>
        </w:rPr>
        <w:t>The Windows system directory</w:t>
      </w:r>
      <w:r>
        <w:t>” selected and click Next.</w:t>
      </w:r>
    </w:p>
    <w:p w14:paraId="64029CFB" w14:textId="486E1425" w:rsidR="00E708DF" w:rsidRDefault="00E708DF" w:rsidP="00E708DF">
      <w:pPr>
        <w:pStyle w:val="BodyIndent-TextNumbering"/>
        <w:numPr>
          <w:ilvl w:val="0"/>
          <w:numId w:val="0"/>
        </w:numPr>
        <w:ind w:left="720"/>
      </w:pPr>
      <w:r>
        <w:rPr>
          <w:noProof/>
        </w:rPr>
        <w:drawing>
          <wp:inline distT="0" distB="0" distL="0" distR="0" wp14:anchorId="2A8DBECD" wp14:editId="70A6391F">
            <wp:extent cx="4714875" cy="3676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875" cy="3676650"/>
                    </a:xfrm>
                    <a:prstGeom prst="rect">
                      <a:avLst/>
                    </a:prstGeom>
                    <a:noFill/>
                    <a:ln>
                      <a:noFill/>
                    </a:ln>
                  </pic:spPr>
                </pic:pic>
              </a:graphicData>
            </a:graphic>
          </wp:inline>
        </w:drawing>
      </w:r>
    </w:p>
    <w:p w14:paraId="4207A1CA" w14:textId="53BB5521" w:rsidR="00E708DF" w:rsidRDefault="00E708DF" w:rsidP="00E708DF">
      <w:pPr>
        <w:pStyle w:val="BodyIndent-TextNumbering"/>
      </w:pPr>
      <w:r>
        <w:t>Click install.</w:t>
      </w:r>
    </w:p>
    <w:p w14:paraId="54BDA808" w14:textId="4B069E23" w:rsidR="00E708DF" w:rsidRDefault="00E708DF" w:rsidP="00E708DF">
      <w:pPr>
        <w:pStyle w:val="BodyIndent-TextNumbering"/>
        <w:numPr>
          <w:ilvl w:val="0"/>
          <w:numId w:val="0"/>
        </w:numPr>
        <w:ind w:left="720"/>
      </w:pPr>
      <w:r>
        <w:rPr>
          <w:noProof/>
        </w:rPr>
        <w:lastRenderedPageBreak/>
        <w:drawing>
          <wp:inline distT="0" distB="0" distL="0" distR="0" wp14:anchorId="76A59447" wp14:editId="252922F7">
            <wp:extent cx="4714875" cy="3686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3686175"/>
                    </a:xfrm>
                    <a:prstGeom prst="rect">
                      <a:avLst/>
                    </a:prstGeom>
                    <a:noFill/>
                    <a:ln>
                      <a:noFill/>
                    </a:ln>
                  </pic:spPr>
                </pic:pic>
              </a:graphicData>
            </a:graphic>
          </wp:inline>
        </w:drawing>
      </w:r>
    </w:p>
    <w:p w14:paraId="57ED7064" w14:textId="6C482C8C" w:rsidR="00E708DF" w:rsidRDefault="00E708DF" w:rsidP="00E708DF">
      <w:pPr>
        <w:pStyle w:val="BodyIndent-TextNumbering"/>
      </w:pPr>
      <w:r>
        <w:t>When the installation is completed, click finish.</w:t>
      </w:r>
    </w:p>
    <w:p w14:paraId="27E1F351" w14:textId="7C6A3259" w:rsidR="00E708DF" w:rsidRDefault="00E708DF" w:rsidP="00E708DF">
      <w:pPr>
        <w:pStyle w:val="BodyIndent-TextNumbering"/>
        <w:numPr>
          <w:ilvl w:val="0"/>
          <w:numId w:val="0"/>
        </w:numPr>
        <w:ind w:left="720"/>
      </w:pPr>
      <w:r>
        <w:rPr>
          <w:noProof/>
        </w:rPr>
        <w:drawing>
          <wp:inline distT="0" distB="0" distL="0" distR="0" wp14:anchorId="0915B19A" wp14:editId="1A478AA7">
            <wp:extent cx="4754880" cy="36576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4880" cy="3657600"/>
                    </a:xfrm>
                    <a:prstGeom prst="rect">
                      <a:avLst/>
                    </a:prstGeom>
                    <a:noFill/>
                    <a:ln>
                      <a:noFill/>
                    </a:ln>
                  </pic:spPr>
                </pic:pic>
              </a:graphicData>
            </a:graphic>
          </wp:inline>
        </w:drawing>
      </w:r>
    </w:p>
    <w:p w14:paraId="32CBBFAF" w14:textId="274128CE" w:rsidR="00243DD5" w:rsidRDefault="00243DD5" w:rsidP="00545CEF">
      <w:pPr>
        <w:rPr>
          <w:i/>
          <w:iCs/>
        </w:rPr>
      </w:pPr>
    </w:p>
    <w:p w14:paraId="259F9858" w14:textId="64CF6C40" w:rsidR="00EE7488" w:rsidRPr="001307EB" w:rsidRDefault="00EE7488" w:rsidP="001467FD">
      <w:pPr>
        <w:pStyle w:val="H3-Heading"/>
      </w:pPr>
      <w:bookmarkStart w:id="185" w:name="_Toc87569040"/>
      <w:r w:rsidRPr="001307EB">
        <w:lastRenderedPageBreak/>
        <w:t>Compiling the Hello World Example</w:t>
      </w:r>
      <w:r w:rsidR="001E1795">
        <w:t xml:space="preserve"> in the Release Package</w:t>
      </w:r>
      <w:r w:rsidRPr="001307EB">
        <w:t xml:space="preserve"> with the Make Command</w:t>
      </w:r>
      <w:bookmarkEnd w:id="185"/>
      <w:r w:rsidRPr="001307EB">
        <w:t xml:space="preserve"> </w:t>
      </w:r>
    </w:p>
    <w:p w14:paraId="76A43810" w14:textId="77777777" w:rsidR="00EE7488" w:rsidRDefault="00EE7488" w:rsidP="00EE7488">
      <w:pPr>
        <w:pStyle w:val="Default"/>
        <w:rPr>
          <w:sz w:val="22"/>
        </w:rPr>
      </w:pPr>
      <w:r>
        <w:rPr>
          <w:sz w:val="22"/>
        </w:rPr>
        <w:t xml:space="preserve">To compile the Hello World with the make command, use the following steps: </w:t>
      </w:r>
    </w:p>
    <w:p w14:paraId="1507C4B0" w14:textId="77777777" w:rsidR="00EE7488" w:rsidRDefault="00EE7488" w:rsidP="00EE7488">
      <w:pPr>
        <w:pStyle w:val="Default"/>
        <w:rPr>
          <w:sz w:val="22"/>
        </w:rPr>
      </w:pPr>
    </w:p>
    <w:p w14:paraId="6611459D" w14:textId="198FBC58" w:rsidR="00EE7488" w:rsidRDefault="00EE7488" w:rsidP="00EE7488">
      <w:pPr>
        <w:pStyle w:val="Default"/>
        <w:rPr>
          <w:sz w:val="22"/>
        </w:rPr>
      </w:pPr>
      <w:r>
        <w:rPr>
          <w:sz w:val="22"/>
        </w:rPr>
        <w:t xml:space="preserve">1. Navigate to the correct directory </w:t>
      </w:r>
      <w:r w:rsidR="00A87279">
        <w:rPr>
          <w:sz w:val="22"/>
        </w:rPr>
        <w:t>consisting of</w:t>
      </w:r>
      <w:r>
        <w:rPr>
          <w:sz w:val="22"/>
        </w:rPr>
        <w:t xml:space="preserve"> </w:t>
      </w:r>
      <w:r w:rsidR="00A87279">
        <w:rPr>
          <w:sz w:val="22"/>
        </w:rPr>
        <w:t>the “</w:t>
      </w:r>
      <w:r>
        <w:rPr>
          <w:sz w:val="22"/>
        </w:rPr>
        <w:t>Hello World</w:t>
      </w:r>
      <w:r w:rsidR="00A87279">
        <w:rPr>
          <w:sz w:val="22"/>
        </w:rPr>
        <w:t>”</w:t>
      </w:r>
      <w:r>
        <w:rPr>
          <w:sz w:val="22"/>
        </w:rPr>
        <w:t xml:space="preserve"> Example in the </w:t>
      </w:r>
      <w:r>
        <w:rPr>
          <w:b/>
          <w:bCs/>
          <w:sz w:val="22"/>
        </w:rPr>
        <w:t xml:space="preserve">MinGW </w:t>
      </w:r>
      <w:r>
        <w:rPr>
          <w:sz w:val="22"/>
        </w:rPr>
        <w:t xml:space="preserve">window with the following command: </w:t>
      </w:r>
    </w:p>
    <w:p w14:paraId="3A394061" w14:textId="77777777" w:rsidR="00B9557D" w:rsidRDefault="00B9557D" w:rsidP="00EE7488">
      <w:pPr>
        <w:pStyle w:val="Default"/>
        <w:rPr>
          <w:sz w:val="22"/>
        </w:rPr>
      </w:pPr>
    </w:p>
    <w:p w14:paraId="3FA88249" w14:textId="7C4304D6" w:rsidR="00EE7488" w:rsidRPr="004621F1" w:rsidRDefault="00EE7488" w:rsidP="00EE7488">
      <w:pPr>
        <w:pStyle w:val="Default"/>
        <w:rPr>
          <w:rFonts w:ascii="Courier New" w:hAnsi="Courier New" w:cs="Courier New"/>
          <w:i/>
          <w:iCs/>
          <w:sz w:val="22"/>
        </w:rPr>
      </w:pPr>
      <w:r w:rsidRPr="004621F1">
        <w:rPr>
          <w:rFonts w:ascii="Courier New" w:hAnsi="Courier New" w:cs="Courier New"/>
          <w:i/>
          <w:iCs/>
          <w:sz w:val="22"/>
        </w:rPr>
        <w:t>cd "</w:t>
      </w:r>
      <w:r w:rsidR="0029568D" w:rsidRPr="004621F1">
        <w:rPr>
          <w:rFonts w:ascii="Courier New" w:hAnsi="Courier New" w:cs="Courier New"/>
          <w:i/>
          <w:iCs/>
          <w:sz w:val="22"/>
        </w:rPr>
        <w:t xml:space="preserve"> C:\</w:t>
      </w:r>
      <w:r w:rsidR="00C80383" w:rsidRPr="004621F1">
        <w:rPr>
          <w:rFonts w:ascii="Courier New" w:hAnsi="Courier New" w:cs="Courier New"/>
          <w:i/>
          <w:iCs/>
          <w:sz w:val="22"/>
        </w:rPr>
        <w:t>MAX78000_MSBL</w:t>
      </w:r>
      <w:r w:rsidR="0029568D" w:rsidRPr="004621F1">
        <w:rPr>
          <w:rFonts w:ascii="Courier New" w:hAnsi="Courier New" w:cs="Courier New"/>
          <w:i/>
          <w:iCs/>
          <w:sz w:val="22"/>
        </w:rPr>
        <w:t xml:space="preserve"> </w:t>
      </w:r>
      <w:r w:rsidRPr="004621F1">
        <w:rPr>
          <w:rFonts w:ascii="Courier New" w:hAnsi="Courier New" w:cs="Courier New"/>
          <w:i/>
          <w:iCs/>
          <w:sz w:val="22"/>
        </w:rPr>
        <w:t>\</w:t>
      </w:r>
      <w:r w:rsidR="0029568D" w:rsidRPr="004621F1">
        <w:rPr>
          <w:rFonts w:ascii="Courier New" w:hAnsi="Courier New" w:cs="Courier New"/>
          <w:i/>
          <w:iCs/>
          <w:sz w:val="22"/>
        </w:rPr>
        <w:t>MAX78000_Hello_World</w:t>
      </w:r>
      <w:r w:rsidRPr="004621F1">
        <w:rPr>
          <w:rFonts w:ascii="Courier New" w:hAnsi="Courier New" w:cs="Courier New"/>
          <w:i/>
          <w:iCs/>
          <w:sz w:val="22"/>
        </w:rPr>
        <w:t>”</w:t>
      </w:r>
    </w:p>
    <w:p w14:paraId="3E9AF3BA" w14:textId="77777777" w:rsidR="00EE7488" w:rsidRPr="00545CEF" w:rsidRDefault="00EE7488" w:rsidP="00EE7488">
      <w:pPr>
        <w:pStyle w:val="Default"/>
        <w:rPr>
          <w:i/>
          <w:iCs/>
          <w:sz w:val="22"/>
        </w:rPr>
      </w:pPr>
    </w:p>
    <w:p w14:paraId="5984EBCE" w14:textId="77777777" w:rsidR="00EE7488" w:rsidRDefault="00EE7488" w:rsidP="00EE7488">
      <w:pPr>
        <w:pStyle w:val="Default"/>
        <w:rPr>
          <w:sz w:val="22"/>
        </w:rPr>
      </w:pPr>
      <w:r>
        <w:rPr>
          <w:sz w:val="22"/>
        </w:rPr>
        <w:t xml:space="preserve">2. Enter the following command in the </w:t>
      </w:r>
      <w:r>
        <w:rPr>
          <w:b/>
          <w:bCs/>
          <w:sz w:val="22"/>
        </w:rPr>
        <w:t xml:space="preserve">MinGW </w:t>
      </w:r>
      <w:r>
        <w:rPr>
          <w:sz w:val="22"/>
        </w:rPr>
        <w:t xml:space="preserve">window and wait several minutes for the command to complete: </w:t>
      </w:r>
    </w:p>
    <w:p w14:paraId="5B571161" w14:textId="77777777" w:rsidR="00EE7488" w:rsidRDefault="00EE7488" w:rsidP="00EE7488">
      <w:pPr>
        <w:pStyle w:val="Default"/>
        <w:rPr>
          <w:sz w:val="22"/>
        </w:rPr>
      </w:pPr>
    </w:p>
    <w:p w14:paraId="3642A462" w14:textId="77777777" w:rsidR="00EE7488" w:rsidRPr="004621F1" w:rsidRDefault="00EE7488" w:rsidP="00EE7488">
      <w:pPr>
        <w:pStyle w:val="Default"/>
        <w:rPr>
          <w:rFonts w:ascii="Courier New" w:hAnsi="Courier New" w:cs="Courier New"/>
          <w:i/>
          <w:iCs/>
          <w:sz w:val="22"/>
        </w:rPr>
      </w:pPr>
      <w:r w:rsidRPr="004621F1">
        <w:rPr>
          <w:rFonts w:ascii="Courier New" w:hAnsi="Courier New" w:cs="Courier New"/>
          <w:i/>
          <w:iCs/>
          <w:sz w:val="22"/>
        </w:rPr>
        <w:t xml:space="preserve">make </w:t>
      </w:r>
    </w:p>
    <w:p w14:paraId="35A91DE4" w14:textId="77777777" w:rsidR="00EE7488" w:rsidRDefault="00EE7488" w:rsidP="00EE7488">
      <w:pPr>
        <w:pStyle w:val="Default"/>
        <w:rPr>
          <w:sz w:val="22"/>
        </w:rPr>
      </w:pPr>
    </w:p>
    <w:p w14:paraId="33EC88F3" w14:textId="1EBFE23F" w:rsidR="00EE7488" w:rsidRPr="00B9557D" w:rsidRDefault="00EE7488" w:rsidP="00EE7488">
      <w:pPr>
        <w:pStyle w:val="Default"/>
        <w:rPr>
          <w:sz w:val="22"/>
        </w:rPr>
      </w:pPr>
      <w:r>
        <w:rPr>
          <w:sz w:val="22"/>
        </w:rPr>
        <w:t xml:space="preserve">3. After successful compiling, the Hello world binary image </w:t>
      </w:r>
      <w:r w:rsidRPr="002052EF">
        <w:rPr>
          <w:i/>
          <w:iCs/>
          <w:sz w:val="22"/>
        </w:rPr>
        <w:t>max</w:t>
      </w:r>
      <w:r w:rsidR="0063124F">
        <w:rPr>
          <w:i/>
          <w:iCs/>
          <w:sz w:val="22"/>
        </w:rPr>
        <w:t>78000</w:t>
      </w:r>
      <w:r w:rsidRPr="002052EF">
        <w:rPr>
          <w:i/>
          <w:iCs/>
          <w:sz w:val="22"/>
        </w:rPr>
        <w:t xml:space="preserve">.bin </w:t>
      </w:r>
      <w:r>
        <w:rPr>
          <w:sz w:val="22"/>
        </w:rPr>
        <w:t xml:space="preserve">will be in the </w:t>
      </w:r>
      <w:r w:rsidRPr="004621F1">
        <w:rPr>
          <w:rFonts w:ascii="Courier New" w:hAnsi="Courier New" w:cs="Courier New"/>
          <w:i/>
          <w:iCs/>
          <w:sz w:val="22"/>
        </w:rPr>
        <w:t>“</w:t>
      </w:r>
      <w:r w:rsidR="0029568D" w:rsidRPr="004621F1">
        <w:rPr>
          <w:rFonts w:ascii="Courier New" w:hAnsi="Courier New" w:cs="Courier New"/>
          <w:i/>
          <w:iCs/>
          <w:sz w:val="22"/>
        </w:rPr>
        <w:t>C:\</w:t>
      </w:r>
      <w:r w:rsidR="00C80383" w:rsidRPr="004621F1">
        <w:rPr>
          <w:rFonts w:ascii="Courier New" w:hAnsi="Courier New" w:cs="Courier New"/>
          <w:i/>
          <w:iCs/>
          <w:sz w:val="22"/>
        </w:rPr>
        <w:t>MAX78000_MSBL</w:t>
      </w:r>
      <w:r w:rsidR="0029568D" w:rsidRPr="004621F1">
        <w:rPr>
          <w:rFonts w:ascii="Courier New" w:hAnsi="Courier New" w:cs="Courier New"/>
          <w:i/>
          <w:iCs/>
          <w:sz w:val="22"/>
        </w:rPr>
        <w:t xml:space="preserve"> \MAX78000_Hello_World</w:t>
      </w:r>
      <w:r w:rsidR="004621F1">
        <w:rPr>
          <w:rFonts w:ascii="Courier New" w:hAnsi="Courier New" w:cs="Courier New"/>
          <w:i/>
          <w:iCs/>
          <w:sz w:val="22"/>
        </w:rPr>
        <w:t>\build</w:t>
      </w:r>
      <w:r w:rsidRPr="004621F1">
        <w:rPr>
          <w:rFonts w:ascii="Courier New" w:hAnsi="Courier New" w:cs="Courier New"/>
          <w:i/>
          <w:iCs/>
          <w:sz w:val="22"/>
        </w:rPr>
        <w:t xml:space="preserve">” </w:t>
      </w:r>
      <w:r w:rsidRPr="00B9557D">
        <w:rPr>
          <w:sz w:val="22"/>
        </w:rPr>
        <w:t xml:space="preserve">directory. </w:t>
      </w:r>
    </w:p>
    <w:p w14:paraId="144E92F2" w14:textId="77777777" w:rsidR="00EE7488" w:rsidRDefault="00EE7488" w:rsidP="00EE7488">
      <w:pPr>
        <w:pStyle w:val="Default"/>
      </w:pPr>
    </w:p>
    <w:p w14:paraId="2567F807" w14:textId="51122592" w:rsidR="00EE7488" w:rsidRDefault="00EE7488" w:rsidP="00EE7488">
      <w:pPr>
        <w:pStyle w:val="Body"/>
      </w:pPr>
      <w:r>
        <w:t xml:space="preserve">Be sure that the correct linker file is used for generating the .bin file. A sample linker file, </w:t>
      </w:r>
      <w:r w:rsidR="000F16A5" w:rsidRPr="000F16A5">
        <w:t>max78000_with_</w:t>
      </w:r>
      <w:proofErr w:type="gramStart"/>
      <w:r w:rsidR="000F16A5" w:rsidRPr="000F16A5">
        <w:t>bl</w:t>
      </w:r>
      <w:r>
        <w:t>.ld</w:t>
      </w:r>
      <w:proofErr w:type="gramEnd"/>
      <w:r>
        <w:t xml:space="preserve">, can be found under the </w:t>
      </w:r>
      <w:proofErr w:type="spellStart"/>
      <w:r>
        <w:t>Hello_World</w:t>
      </w:r>
      <w:proofErr w:type="spellEnd"/>
      <w:r>
        <w:t xml:space="preserve"> example folder.</w:t>
      </w:r>
    </w:p>
    <w:p w14:paraId="20A2DB2B" w14:textId="77777777" w:rsidR="00EE7488" w:rsidRDefault="00EE7488" w:rsidP="00EE7488">
      <w:pPr>
        <w:pStyle w:val="Default"/>
      </w:pPr>
    </w:p>
    <w:p w14:paraId="22BEC40F" w14:textId="763CFF0E" w:rsidR="00EE7488" w:rsidRDefault="00EE7488" w:rsidP="00EE7488">
      <w:pPr>
        <w:pStyle w:val="Default"/>
      </w:pPr>
      <w:r>
        <w:rPr>
          <w:sz w:val="22"/>
        </w:rPr>
        <w:t xml:space="preserve">4. </w:t>
      </w:r>
      <w:r>
        <w:t xml:space="preserve">If you want to rebuild, then enter these commands respectively: </w:t>
      </w:r>
    </w:p>
    <w:p w14:paraId="1D11BF83" w14:textId="77777777" w:rsidR="00B9557D" w:rsidRPr="002052EF" w:rsidRDefault="00B9557D" w:rsidP="00EE7488">
      <w:pPr>
        <w:pStyle w:val="Default"/>
        <w:rPr>
          <w:sz w:val="22"/>
        </w:rPr>
      </w:pPr>
    </w:p>
    <w:p w14:paraId="0B743936" w14:textId="77777777" w:rsidR="00EE7488" w:rsidRPr="004621F1" w:rsidRDefault="00EE7488" w:rsidP="00EE7488">
      <w:pPr>
        <w:pStyle w:val="Default"/>
        <w:rPr>
          <w:rFonts w:ascii="Courier New" w:hAnsi="Courier New" w:cs="Courier New"/>
          <w:i/>
          <w:iCs/>
          <w:sz w:val="22"/>
        </w:rPr>
      </w:pPr>
      <w:r w:rsidRPr="004621F1">
        <w:rPr>
          <w:rFonts w:ascii="Courier New" w:hAnsi="Courier New" w:cs="Courier New"/>
          <w:i/>
          <w:iCs/>
          <w:sz w:val="22"/>
        </w:rPr>
        <w:t xml:space="preserve">make </w:t>
      </w:r>
      <w:proofErr w:type="gramStart"/>
      <w:r w:rsidRPr="004621F1">
        <w:rPr>
          <w:rFonts w:ascii="Courier New" w:hAnsi="Courier New" w:cs="Courier New"/>
          <w:i/>
          <w:iCs/>
          <w:sz w:val="22"/>
        </w:rPr>
        <w:t>clean</w:t>
      </w:r>
      <w:proofErr w:type="gramEnd"/>
      <w:r w:rsidRPr="004621F1">
        <w:rPr>
          <w:rFonts w:ascii="Courier New" w:hAnsi="Courier New" w:cs="Courier New"/>
          <w:i/>
          <w:iCs/>
          <w:sz w:val="22"/>
        </w:rPr>
        <w:t xml:space="preserve"> </w:t>
      </w:r>
    </w:p>
    <w:p w14:paraId="04C38438" w14:textId="77777777" w:rsidR="00EE7488" w:rsidRPr="004621F1" w:rsidRDefault="00EE7488" w:rsidP="004621F1">
      <w:pPr>
        <w:pStyle w:val="Default"/>
        <w:rPr>
          <w:rFonts w:ascii="Courier New" w:hAnsi="Courier New" w:cs="Courier New"/>
          <w:i/>
          <w:iCs/>
          <w:sz w:val="22"/>
        </w:rPr>
      </w:pPr>
      <w:r w:rsidRPr="004621F1">
        <w:rPr>
          <w:rFonts w:ascii="Courier New" w:hAnsi="Courier New" w:cs="Courier New"/>
          <w:i/>
          <w:iCs/>
          <w:sz w:val="22"/>
        </w:rPr>
        <w:t xml:space="preserve">make </w:t>
      </w:r>
    </w:p>
    <w:p w14:paraId="09C72F72" w14:textId="27D0C7E6" w:rsidR="00EE7488" w:rsidRDefault="00EE7488" w:rsidP="00545CEF">
      <w:pPr>
        <w:rPr>
          <w:i/>
          <w:iCs/>
        </w:rPr>
      </w:pPr>
    </w:p>
    <w:p w14:paraId="5D1603CC" w14:textId="77777777" w:rsidR="00B30214" w:rsidRPr="00D7779A" w:rsidRDefault="00B30214" w:rsidP="001467FD">
      <w:pPr>
        <w:pStyle w:val="H3-Heading"/>
      </w:pPr>
      <w:bookmarkStart w:id="186" w:name="_Toc87569041"/>
      <w:r>
        <w:t>Generating AES Keys</w:t>
      </w:r>
      <w:bookmarkEnd w:id="186"/>
    </w:p>
    <w:p w14:paraId="309C9322" w14:textId="70CD1838" w:rsidR="00B30214" w:rsidRDefault="00B30214" w:rsidP="00B30214">
      <w:pPr>
        <w:pStyle w:val="Body"/>
      </w:pPr>
      <w:r>
        <w:t xml:space="preserve">Generated AES keys can be used for encrypting bin files during </w:t>
      </w:r>
      <w:proofErr w:type="spellStart"/>
      <w:r>
        <w:t>msbl</w:t>
      </w:r>
      <w:proofErr w:type="spellEnd"/>
      <w:r>
        <w:t xml:space="preserve"> file generation and loading to</w:t>
      </w:r>
      <w:r w:rsidR="00A87279">
        <w:t xml:space="preserve"> the</w:t>
      </w:r>
      <w:r>
        <w:t xml:space="preserve"> bootloader. Customer can use their own method for generating </w:t>
      </w:r>
      <w:r w:rsidR="004621F1">
        <w:t>keys,</w:t>
      </w:r>
      <w:r>
        <w:t xml:space="preserve"> but </w:t>
      </w:r>
      <w:r w:rsidR="00A87279">
        <w:t xml:space="preserve">the </w:t>
      </w:r>
      <w:r>
        <w:t xml:space="preserve">file format should be </w:t>
      </w:r>
      <w:proofErr w:type="gramStart"/>
      <w:r>
        <w:t xml:space="preserve">similar </w:t>
      </w:r>
      <w:r w:rsidR="009D487D">
        <w:t>to</w:t>
      </w:r>
      <w:proofErr w:type="gramEnd"/>
      <w:r>
        <w:t xml:space="preserve"> the sample </w:t>
      </w:r>
      <w:r w:rsidR="004621F1" w:rsidRPr="004621F1">
        <w:t>max78000_sample_key</w:t>
      </w:r>
      <w:r w:rsidRPr="00C80383">
        <w:t>.txt</w:t>
      </w:r>
      <w:r>
        <w:t xml:space="preserve"> file.</w:t>
      </w:r>
    </w:p>
    <w:p w14:paraId="01C55A05" w14:textId="77777777" w:rsidR="00B30214" w:rsidRDefault="00B30214" w:rsidP="00B30214">
      <w:pPr>
        <w:pStyle w:val="Body"/>
      </w:pPr>
      <w:r>
        <w:t xml:space="preserve"> </w:t>
      </w:r>
    </w:p>
    <w:p w14:paraId="0B1B1D0E" w14:textId="4CECCF25" w:rsidR="00B30214" w:rsidRDefault="00B30214" w:rsidP="00B30214">
      <w:pPr>
        <w:pStyle w:val="Default"/>
        <w:rPr>
          <w:sz w:val="22"/>
        </w:rPr>
      </w:pPr>
      <w:r>
        <w:rPr>
          <w:sz w:val="22"/>
        </w:rPr>
        <w:t xml:space="preserve">1. Navigate to the correct directory consisting </w:t>
      </w:r>
      <w:r w:rsidR="00A87279">
        <w:rPr>
          <w:sz w:val="22"/>
        </w:rPr>
        <w:t xml:space="preserve">of the </w:t>
      </w:r>
      <w:r>
        <w:rPr>
          <w:sz w:val="22"/>
        </w:rPr>
        <w:t xml:space="preserve">key generation script in the </w:t>
      </w:r>
      <w:r>
        <w:rPr>
          <w:b/>
          <w:bCs/>
          <w:sz w:val="22"/>
        </w:rPr>
        <w:t xml:space="preserve">MinGW </w:t>
      </w:r>
      <w:r>
        <w:rPr>
          <w:sz w:val="22"/>
        </w:rPr>
        <w:t xml:space="preserve">window with the following command: </w:t>
      </w:r>
    </w:p>
    <w:p w14:paraId="33D38E04" w14:textId="77777777" w:rsidR="00B9557D" w:rsidRDefault="00B9557D" w:rsidP="00B30214">
      <w:pPr>
        <w:pStyle w:val="Default"/>
        <w:rPr>
          <w:sz w:val="22"/>
        </w:rPr>
      </w:pPr>
    </w:p>
    <w:p w14:paraId="2A364E26" w14:textId="77777777" w:rsidR="00B30214" w:rsidRPr="004621F1" w:rsidRDefault="00B30214" w:rsidP="00B30214">
      <w:pPr>
        <w:pStyle w:val="Default"/>
        <w:rPr>
          <w:rFonts w:ascii="Courier New" w:hAnsi="Courier New" w:cs="Courier New"/>
          <w:i/>
          <w:iCs/>
          <w:sz w:val="22"/>
        </w:rPr>
      </w:pPr>
      <w:r w:rsidRPr="004621F1">
        <w:rPr>
          <w:rFonts w:ascii="Courier New" w:hAnsi="Courier New" w:cs="Courier New"/>
          <w:i/>
          <w:iCs/>
          <w:sz w:val="22"/>
        </w:rPr>
        <w:t>cd "C:\MAX78000_MSBL”</w:t>
      </w:r>
    </w:p>
    <w:p w14:paraId="0060CAC9" w14:textId="77777777" w:rsidR="00B30214" w:rsidRDefault="00B30214" w:rsidP="00B30214">
      <w:pPr>
        <w:pStyle w:val="Default"/>
        <w:rPr>
          <w:sz w:val="22"/>
        </w:rPr>
      </w:pPr>
    </w:p>
    <w:p w14:paraId="1C503416" w14:textId="765033FC" w:rsidR="00B30214" w:rsidRDefault="00B30214" w:rsidP="00B30214">
      <w:pPr>
        <w:pStyle w:val="Default"/>
        <w:rPr>
          <w:sz w:val="22"/>
        </w:rPr>
      </w:pPr>
      <w:r>
        <w:rPr>
          <w:sz w:val="22"/>
        </w:rPr>
        <w:t xml:space="preserve">2. Enter the following command in the </w:t>
      </w:r>
      <w:r>
        <w:rPr>
          <w:b/>
          <w:bCs/>
          <w:sz w:val="22"/>
        </w:rPr>
        <w:t xml:space="preserve">MinGW </w:t>
      </w:r>
      <w:r>
        <w:rPr>
          <w:sz w:val="22"/>
        </w:rPr>
        <w:t xml:space="preserve">window </w:t>
      </w:r>
      <w:r w:rsidRPr="00243DD5">
        <w:rPr>
          <w:sz w:val="22"/>
        </w:rPr>
        <w:t xml:space="preserve">to </w:t>
      </w:r>
      <w:r>
        <w:rPr>
          <w:sz w:val="22"/>
        </w:rPr>
        <w:t>generate a key:</w:t>
      </w:r>
    </w:p>
    <w:p w14:paraId="7DE740B5" w14:textId="77777777" w:rsidR="00B9557D" w:rsidRDefault="00B9557D" w:rsidP="00B30214">
      <w:pPr>
        <w:pStyle w:val="Default"/>
        <w:rPr>
          <w:sz w:val="22"/>
        </w:rPr>
      </w:pPr>
    </w:p>
    <w:p w14:paraId="4BEAEE85" w14:textId="37B24C6E" w:rsidR="00B30214" w:rsidRPr="004621F1" w:rsidRDefault="00B30214" w:rsidP="00B30214">
      <w:pPr>
        <w:pStyle w:val="Default"/>
        <w:rPr>
          <w:rFonts w:ascii="Courier New" w:hAnsi="Courier New" w:cs="Courier New"/>
          <w:i/>
          <w:iCs/>
          <w:sz w:val="22"/>
        </w:rPr>
      </w:pPr>
      <w:r w:rsidRPr="004621F1">
        <w:rPr>
          <w:rFonts w:ascii="Courier New" w:hAnsi="Courier New" w:cs="Courier New"/>
          <w:i/>
          <w:iCs/>
          <w:sz w:val="22"/>
        </w:rPr>
        <w:t>./generate_key_vX.sh</w:t>
      </w:r>
    </w:p>
    <w:p w14:paraId="0ECD4F94" w14:textId="77777777" w:rsidR="00B30214" w:rsidRDefault="00B30214" w:rsidP="00B30214">
      <w:pPr>
        <w:pStyle w:val="Default"/>
        <w:rPr>
          <w:ins w:id="187" w:author="Kanal, Ozgun" w:date="2024-02-12T17:15:00Z"/>
          <w:i/>
          <w:iCs/>
          <w:sz w:val="22"/>
        </w:rPr>
      </w:pPr>
    </w:p>
    <w:p w14:paraId="1EC0C84C" w14:textId="187AD4C3" w:rsidR="00104803" w:rsidRDefault="00104803" w:rsidP="00B30214">
      <w:pPr>
        <w:pStyle w:val="Default"/>
        <w:rPr>
          <w:ins w:id="188" w:author="Kanal, Ozgun" w:date="2024-02-12T17:15:00Z"/>
          <w:i/>
          <w:iCs/>
          <w:sz w:val="22"/>
        </w:rPr>
      </w:pPr>
      <w:ins w:id="189" w:author="Kanal, Ozgun" w:date="2024-02-12T17:15:00Z">
        <w:r>
          <w:rPr>
            <w:i/>
            <w:iCs/>
            <w:sz w:val="22"/>
          </w:rPr>
          <w:t>Where “X” corresponds to the version the file.</w:t>
        </w:r>
      </w:ins>
    </w:p>
    <w:p w14:paraId="32A82F27" w14:textId="77777777" w:rsidR="00104803" w:rsidRDefault="00104803" w:rsidP="00B30214">
      <w:pPr>
        <w:pStyle w:val="Default"/>
        <w:rPr>
          <w:i/>
          <w:iCs/>
          <w:sz w:val="22"/>
        </w:rPr>
      </w:pPr>
    </w:p>
    <w:p w14:paraId="7572A818" w14:textId="49FFB996" w:rsidR="00B30214" w:rsidRDefault="00B30214" w:rsidP="00B30214">
      <w:pPr>
        <w:pStyle w:val="Default"/>
        <w:rPr>
          <w:i/>
          <w:iCs/>
          <w:sz w:val="22"/>
        </w:rPr>
      </w:pPr>
      <w:r>
        <w:rPr>
          <w:sz w:val="22"/>
        </w:rPr>
        <w:t xml:space="preserve">3. Rename generated key.txt </w:t>
      </w:r>
      <w:r w:rsidR="004621F1">
        <w:rPr>
          <w:sz w:val="22"/>
        </w:rPr>
        <w:t xml:space="preserve">as </w:t>
      </w:r>
      <w:r w:rsidR="004621F1" w:rsidRPr="00FD249B">
        <w:rPr>
          <w:i/>
          <w:iCs/>
          <w:sz w:val="22"/>
        </w:rPr>
        <w:t>max78000_key.txt</w:t>
      </w:r>
      <w:r w:rsidR="004621F1">
        <w:rPr>
          <w:sz w:val="22"/>
        </w:rPr>
        <w:t xml:space="preserve"> </w:t>
      </w:r>
      <w:r>
        <w:rPr>
          <w:sz w:val="22"/>
        </w:rPr>
        <w:t xml:space="preserve">file for using </w:t>
      </w:r>
      <w:proofErr w:type="spellStart"/>
      <w:r>
        <w:rPr>
          <w:sz w:val="22"/>
        </w:rPr>
        <w:t>msbl</w:t>
      </w:r>
      <w:proofErr w:type="spellEnd"/>
      <w:r>
        <w:rPr>
          <w:sz w:val="22"/>
        </w:rPr>
        <w:t xml:space="preserve"> file generation or bootloader key programming.</w:t>
      </w:r>
    </w:p>
    <w:p w14:paraId="0F9187DE" w14:textId="2BAA4AD4" w:rsidR="00B9557D" w:rsidRDefault="00B9557D">
      <w:pPr>
        <w:spacing w:before="0" w:after="0" w:line="240" w:lineRule="auto"/>
        <w:rPr>
          <w:i/>
          <w:iCs/>
        </w:rPr>
      </w:pPr>
      <w:r>
        <w:rPr>
          <w:i/>
          <w:iCs/>
        </w:rPr>
        <w:br w:type="page"/>
      </w:r>
    </w:p>
    <w:p w14:paraId="26782015" w14:textId="77777777" w:rsidR="001E1795" w:rsidRDefault="001E1795" w:rsidP="001467FD">
      <w:pPr>
        <w:pStyle w:val="H3-Heading"/>
      </w:pPr>
      <w:bookmarkStart w:id="190" w:name="_Toc87569042"/>
      <w:bookmarkStart w:id="191" w:name="_Toc80788812"/>
      <w:r>
        <w:lastRenderedPageBreak/>
        <w:t>Generating Bootloader Compatible Binary Using Maxim SDK Project</w:t>
      </w:r>
      <w:bookmarkEnd w:id="190"/>
      <w:r>
        <w:t xml:space="preserve"> </w:t>
      </w:r>
      <w:bookmarkEnd w:id="191"/>
    </w:p>
    <w:p w14:paraId="6973895D" w14:textId="74F7C410" w:rsidR="001E1795" w:rsidRDefault="001E1795" w:rsidP="001E1795">
      <w:r>
        <w:t xml:space="preserve">Following steps should be applied for generating bootloader compatible binary using </w:t>
      </w:r>
      <w:r w:rsidR="00A87279">
        <w:t xml:space="preserve">the </w:t>
      </w:r>
      <w:r>
        <w:t>Maxim SDK project:</w:t>
      </w:r>
    </w:p>
    <w:p w14:paraId="1069966C" w14:textId="77777777" w:rsidR="001E1795" w:rsidRDefault="001E1795" w:rsidP="001E1795">
      <w:pPr>
        <w:pStyle w:val="ListParagraph"/>
        <w:numPr>
          <w:ilvl w:val="0"/>
          <w:numId w:val="25"/>
        </w:numPr>
        <w:spacing w:before="0" w:after="0" w:line="240" w:lineRule="auto"/>
        <w:contextualSpacing w:val="0"/>
        <w:rPr>
          <w:rFonts w:eastAsia="Times New Roman"/>
        </w:rPr>
      </w:pPr>
      <w:r>
        <w:rPr>
          <w:rFonts w:eastAsia="Times New Roman"/>
        </w:rPr>
        <w:t>Update your linker file:</w:t>
      </w:r>
    </w:p>
    <w:p w14:paraId="3DBC5459" w14:textId="5F5A60B9" w:rsidR="001E1795" w:rsidRPr="00F748CB" w:rsidRDefault="001E1795" w:rsidP="001E1795">
      <w:pPr>
        <w:pStyle w:val="ListParagraph"/>
        <w:numPr>
          <w:ilvl w:val="1"/>
          <w:numId w:val="25"/>
        </w:numPr>
        <w:spacing w:before="0" w:after="0" w:line="240" w:lineRule="auto"/>
        <w:rPr>
          <w:rFonts w:eastAsia="Times New Roman"/>
        </w:rPr>
      </w:pPr>
      <w:r w:rsidRPr="00F748CB">
        <w:rPr>
          <w:rFonts w:eastAsia="Times New Roman"/>
        </w:rPr>
        <w:t xml:space="preserve">Copy </w:t>
      </w:r>
      <w:r w:rsidRPr="001E1795">
        <w:rPr>
          <w:rFonts w:eastAsia="Times New Roman"/>
        </w:rPr>
        <w:t>max78000_with_</w:t>
      </w:r>
      <w:proofErr w:type="gramStart"/>
      <w:r w:rsidRPr="001E1795">
        <w:rPr>
          <w:rFonts w:eastAsia="Times New Roman"/>
        </w:rPr>
        <w:t>bl</w:t>
      </w:r>
      <w:r w:rsidRPr="00F748CB">
        <w:rPr>
          <w:rFonts w:eastAsia="Times New Roman"/>
        </w:rPr>
        <w:t>.ld</w:t>
      </w:r>
      <w:proofErr w:type="gramEnd"/>
      <w:r w:rsidRPr="00F748CB">
        <w:rPr>
          <w:rFonts w:eastAsia="Times New Roman"/>
        </w:rPr>
        <w:t xml:space="preserve"> file which is located under </w:t>
      </w:r>
      <w:r w:rsidRPr="004621F1">
        <w:rPr>
          <w:rFonts w:ascii="Courier New" w:hAnsi="Courier New" w:cs="Courier New"/>
          <w:i/>
          <w:iCs/>
        </w:rPr>
        <w:t>MAX78000_MSBL \MAX78000_Hello_World</w:t>
      </w:r>
      <w:r w:rsidRPr="00F748CB">
        <w:rPr>
          <w:rFonts w:eastAsia="Times New Roman"/>
        </w:rPr>
        <w:t xml:space="preserve"> </w:t>
      </w:r>
      <w:r>
        <w:rPr>
          <w:rFonts w:eastAsia="Times New Roman"/>
        </w:rPr>
        <w:t xml:space="preserve"> </w:t>
      </w:r>
      <w:r w:rsidRPr="00F748CB">
        <w:rPr>
          <w:rFonts w:eastAsia="Times New Roman"/>
        </w:rPr>
        <w:t>to your Maxim SDK project.</w:t>
      </w:r>
    </w:p>
    <w:p w14:paraId="7CFCAD20" w14:textId="77777777" w:rsidR="001E1795" w:rsidRDefault="001E1795" w:rsidP="001E1795">
      <w:pPr>
        <w:pStyle w:val="ListParagraph"/>
        <w:spacing w:before="0" w:after="0" w:line="240" w:lineRule="auto"/>
        <w:contextualSpacing w:val="0"/>
        <w:rPr>
          <w:rFonts w:eastAsia="Times New Roman"/>
        </w:rPr>
      </w:pPr>
    </w:p>
    <w:p w14:paraId="048A99D1" w14:textId="77777777" w:rsidR="001E1795" w:rsidRDefault="001E1795" w:rsidP="001E1795">
      <w:pPr>
        <w:pStyle w:val="ListParagraph"/>
        <w:numPr>
          <w:ilvl w:val="0"/>
          <w:numId w:val="25"/>
        </w:numPr>
        <w:spacing w:before="0" w:after="0" w:line="240" w:lineRule="auto"/>
        <w:contextualSpacing w:val="0"/>
        <w:rPr>
          <w:rFonts w:eastAsia="Times New Roman"/>
        </w:rPr>
      </w:pPr>
      <w:r>
        <w:rPr>
          <w:rFonts w:eastAsia="Times New Roman"/>
        </w:rPr>
        <w:t xml:space="preserve">Update the </w:t>
      </w:r>
      <w:proofErr w:type="spellStart"/>
      <w:proofErr w:type="gramStart"/>
      <w:r>
        <w:rPr>
          <w:rFonts w:eastAsia="Times New Roman"/>
        </w:rPr>
        <w:t>makefile</w:t>
      </w:r>
      <w:proofErr w:type="spellEnd"/>
      <w:proofErr w:type="gramEnd"/>
    </w:p>
    <w:p w14:paraId="543B9DB3" w14:textId="77777777" w:rsidR="001E1795" w:rsidRDefault="001E1795" w:rsidP="001E1795">
      <w:pPr>
        <w:pStyle w:val="ListParagraph"/>
        <w:numPr>
          <w:ilvl w:val="1"/>
          <w:numId w:val="25"/>
        </w:numPr>
        <w:spacing w:before="0" w:after="0" w:line="240" w:lineRule="auto"/>
        <w:contextualSpacing w:val="0"/>
        <w:rPr>
          <w:rFonts w:eastAsia="Times New Roman"/>
        </w:rPr>
      </w:pPr>
      <w:r>
        <w:rPr>
          <w:rFonts w:eastAsia="Times New Roman"/>
        </w:rPr>
        <w:t>Set the linker file variable (</w:t>
      </w:r>
      <w:r w:rsidRPr="00E75D5E">
        <w:rPr>
          <w:rFonts w:eastAsia="Times New Roman"/>
        </w:rPr>
        <w:t>LINKERFILE</w:t>
      </w:r>
      <w:r>
        <w:rPr>
          <w:rFonts w:eastAsia="Times New Roman"/>
        </w:rPr>
        <w:t xml:space="preserve">) in </w:t>
      </w:r>
      <w:proofErr w:type="spellStart"/>
      <w:r>
        <w:rPr>
          <w:rFonts w:eastAsia="Times New Roman"/>
        </w:rPr>
        <w:t>makefile</w:t>
      </w:r>
      <w:proofErr w:type="spellEnd"/>
      <w:r>
        <w:rPr>
          <w:rFonts w:eastAsia="Times New Roman"/>
        </w:rPr>
        <w:t xml:space="preserve"> as below:</w:t>
      </w:r>
    </w:p>
    <w:p w14:paraId="0E1DAD67" w14:textId="4DE2BC0F" w:rsidR="001E1795" w:rsidDel="008B732F" w:rsidRDefault="001E1795" w:rsidP="001E1795">
      <w:pPr>
        <w:pStyle w:val="ListParagraph"/>
        <w:numPr>
          <w:ilvl w:val="2"/>
          <w:numId w:val="25"/>
        </w:numPr>
        <w:spacing w:before="0" w:after="0" w:line="240" w:lineRule="auto"/>
        <w:contextualSpacing w:val="0"/>
        <w:rPr>
          <w:del w:id="192" w:author="Kanal, Ozgun" w:date="2024-02-12T17:23:00Z"/>
          <w:rFonts w:eastAsia="Times New Roman"/>
        </w:rPr>
      </w:pPr>
      <w:del w:id="193" w:author="Kanal, Ozgun" w:date="2024-02-12T17:23:00Z">
        <w:r w:rsidDel="008B732F">
          <w:rPr>
            <w:rFonts w:eastAsia="Times New Roman"/>
          </w:rPr>
          <w:delText>Remove following lines from makefile:</w:delText>
        </w:r>
      </w:del>
    </w:p>
    <w:p w14:paraId="239205F0" w14:textId="63A7088F" w:rsidR="001E1795" w:rsidRPr="00520C56" w:rsidDel="008B732F" w:rsidRDefault="001E1795" w:rsidP="001E1795">
      <w:pPr>
        <w:pStyle w:val="ListParagraph"/>
        <w:autoSpaceDE w:val="0"/>
        <w:autoSpaceDN w:val="0"/>
        <w:adjustRightInd w:val="0"/>
        <w:spacing w:before="0" w:after="0" w:line="240" w:lineRule="auto"/>
        <w:ind w:left="1800"/>
        <w:rPr>
          <w:del w:id="194" w:author="Kanal, Ozgun" w:date="2024-02-12T17:23:00Z"/>
          <w:rFonts w:ascii="Consolas" w:hAnsi="Consolas" w:cs="Consolas"/>
          <w:sz w:val="20"/>
          <w:szCs w:val="20"/>
        </w:rPr>
      </w:pPr>
      <w:del w:id="195" w:author="Kanal, Ozgun" w:date="2024-02-12T17:23:00Z">
        <w:r w:rsidRPr="00520C56" w:rsidDel="008B732F">
          <w:rPr>
            <w:rFonts w:ascii="Consolas" w:hAnsi="Consolas" w:cs="Consolas"/>
            <w:color w:val="3F7F5F"/>
            <w:sz w:val="20"/>
            <w:szCs w:val="20"/>
          </w:rPr>
          <w:delText># Point this variable to a linker file to override the default file</w:delText>
        </w:r>
      </w:del>
    </w:p>
    <w:p w14:paraId="33FA8089" w14:textId="37F8C01A" w:rsidR="001E1795" w:rsidRPr="00805AB5" w:rsidDel="008B732F" w:rsidRDefault="001E1795" w:rsidP="001E1795">
      <w:pPr>
        <w:pStyle w:val="Default"/>
        <w:ind w:left="1800"/>
        <w:rPr>
          <w:del w:id="196" w:author="Kanal, Ozgun" w:date="2024-02-12T17:23:00Z"/>
          <w:rFonts w:ascii="Consolas" w:hAnsi="Consolas" w:cs="Consolas"/>
          <w:color w:val="FF0000"/>
          <w:sz w:val="20"/>
          <w:szCs w:val="20"/>
        </w:rPr>
      </w:pPr>
      <w:del w:id="197" w:author="Kanal, Ozgun" w:date="2024-02-12T17:23:00Z">
        <w:r w:rsidRPr="00805AB5" w:rsidDel="008B732F">
          <w:rPr>
            <w:rFonts w:ascii="Consolas" w:hAnsi="Consolas" w:cs="Consolas"/>
            <w:b/>
            <w:bCs/>
            <w:color w:val="FF0000"/>
            <w:sz w:val="20"/>
            <w:szCs w:val="20"/>
          </w:rPr>
          <w:delText>LINKERFILE</w:delText>
        </w:r>
        <w:r w:rsidRPr="00805AB5" w:rsidDel="008B732F">
          <w:rPr>
            <w:rFonts w:ascii="Consolas" w:hAnsi="Consolas" w:cs="Consolas"/>
            <w:color w:val="FF0000"/>
            <w:sz w:val="20"/>
            <w:szCs w:val="20"/>
          </w:rPr>
          <w:delText>=$(CMSIS_ROOT)/Device/Maxim/$(TARGET_UC)/Source/GCC/$(LINKER)</w:delText>
        </w:r>
      </w:del>
    </w:p>
    <w:p w14:paraId="2C21D206" w14:textId="77777777" w:rsidR="001E1795" w:rsidRDefault="001E1795" w:rsidP="001E1795">
      <w:pPr>
        <w:pStyle w:val="ListParagraph"/>
        <w:spacing w:before="0" w:after="0" w:line="240" w:lineRule="auto"/>
        <w:ind w:left="1440"/>
        <w:contextualSpacing w:val="0"/>
        <w:rPr>
          <w:rFonts w:eastAsia="Times New Roman"/>
        </w:rPr>
      </w:pPr>
    </w:p>
    <w:p w14:paraId="28830A3F" w14:textId="704EA7E4" w:rsidR="001E1795" w:rsidRPr="003F415A" w:rsidRDefault="001E1795">
      <w:pPr>
        <w:spacing w:before="0" w:after="0" w:line="240" w:lineRule="auto"/>
        <w:ind w:left="1080" w:firstLine="360"/>
        <w:rPr>
          <w:rFonts w:eastAsia="Times New Roman"/>
          <w:rPrChange w:id="198" w:author="Kanal, Ozgun" w:date="2024-02-12T17:27:00Z">
            <w:rPr/>
          </w:rPrChange>
        </w:rPr>
        <w:pPrChange w:id="199" w:author="Kanal, Ozgun" w:date="2024-02-12T17:27:00Z">
          <w:pPr>
            <w:pStyle w:val="ListParagraph"/>
            <w:numPr>
              <w:ilvl w:val="2"/>
              <w:numId w:val="25"/>
            </w:numPr>
            <w:spacing w:before="0" w:after="0" w:line="240" w:lineRule="auto"/>
            <w:ind w:left="2160" w:hanging="180"/>
            <w:contextualSpacing w:val="0"/>
          </w:pPr>
        </w:pPrChange>
      </w:pPr>
      <w:r w:rsidRPr="003F415A">
        <w:rPr>
          <w:rFonts w:eastAsia="Times New Roman"/>
          <w:rPrChange w:id="200" w:author="Kanal, Ozgun" w:date="2024-02-12T17:27:00Z">
            <w:rPr/>
          </w:rPrChange>
        </w:rPr>
        <w:t xml:space="preserve">Add following lines to </w:t>
      </w:r>
      <w:del w:id="201" w:author="Kanal, Ozgun" w:date="2024-02-12T17:23:00Z">
        <w:r w:rsidRPr="003F415A" w:rsidDel="008B732F">
          <w:rPr>
            <w:rFonts w:eastAsia="Times New Roman"/>
            <w:rPrChange w:id="202" w:author="Kanal, Ozgun" w:date="2024-02-12T17:27:00Z">
              <w:rPr/>
            </w:rPrChange>
          </w:rPr>
          <w:delText>makefile</w:delText>
        </w:r>
      </w:del>
      <w:ins w:id="203" w:author="Kanal, Ozgun" w:date="2024-02-12T17:23:00Z">
        <w:r w:rsidR="008B732F" w:rsidRPr="003F415A">
          <w:rPr>
            <w:rFonts w:eastAsia="Times New Roman"/>
            <w:rPrChange w:id="204" w:author="Kanal, Ozgun" w:date="2024-02-12T17:27:00Z">
              <w:rPr/>
            </w:rPrChange>
          </w:rPr>
          <w:t>project.mk</w:t>
        </w:r>
      </w:ins>
      <w:r w:rsidRPr="003F415A">
        <w:rPr>
          <w:rFonts w:eastAsia="Times New Roman"/>
          <w:rPrChange w:id="205" w:author="Kanal, Ozgun" w:date="2024-02-12T17:27:00Z">
            <w:rPr/>
          </w:rPrChange>
        </w:rPr>
        <w:t>:</w:t>
      </w:r>
    </w:p>
    <w:p w14:paraId="462CD31A" w14:textId="77777777" w:rsidR="001E1795" w:rsidRPr="00F748CB" w:rsidRDefault="001E1795">
      <w:pPr>
        <w:autoSpaceDE w:val="0"/>
        <w:autoSpaceDN w:val="0"/>
        <w:adjustRightInd w:val="0"/>
        <w:spacing w:before="0" w:after="0" w:line="240" w:lineRule="auto"/>
        <w:ind w:left="1080" w:firstLine="360"/>
        <w:rPr>
          <w:rFonts w:ascii="Consolas" w:hAnsi="Consolas" w:cs="Consolas"/>
          <w:sz w:val="20"/>
          <w:szCs w:val="20"/>
        </w:rPr>
        <w:pPrChange w:id="206" w:author="Kanal, Ozgun" w:date="2024-02-12T17:27:00Z">
          <w:pPr>
            <w:autoSpaceDE w:val="0"/>
            <w:autoSpaceDN w:val="0"/>
            <w:adjustRightInd w:val="0"/>
            <w:spacing w:before="0" w:after="0" w:line="240" w:lineRule="auto"/>
            <w:ind w:left="1440" w:firstLine="360"/>
          </w:pPr>
        </w:pPrChange>
      </w:pPr>
      <w:r w:rsidRPr="00F748CB">
        <w:rPr>
          <w:rFonts w:ascii="Consolas" w:hAnsi="Consolas" w:cs="Consolas"/>
          <w:color w:val="3F7F5F"/>
          <w:sz w:val="20"/>
          <w:szCs w:val="20"/>
        </w:rPr>
        <w:t># Point this variable to a linker file to override the default file</w:t>
      </w:r>
    </w:p>
    <w:p w14:paraId="40AB5979" w14:textId="77777777" w:rsidR="001E1795" w:rsidRDefault="001E1795">
      <w:pPr>
        <w:pStyle w:val="Default"/>
        <w:ind w:left="1080" w:firstLine="360"/>
        <w:rPr>
          <w:rFonts w:ascii="Consolas" w:hAnsi="Consolas" w:cs="Consolas"/>
          <w:sz w:val="20"/>
          <w:szCs w:val="20"/>
        </w:rPr>
        <w:pPrChange w:id="207" w:author="Kanal, Ozgun" w:date="2024-02-12T17:27:00Z">
          <w:pPr>
            <w:pStyle w:val="Default"/>
            <w:ind w:left="1440" w:firstLine="360"/>
          </w:pPr>
        </w:pPrChange>
      </w:pPr>
      <w:r>
        <w:rPr>
          <w:rFonts w:ascii="Consolas" w:hAnsi="Consolas" w:cs="Consolas"/>
          <w:b/>
          <w:bCs/>
          <w:color w:val="4E76D6"/>
          <w:sz w:val="20"/>
          <w:szCs w:val="20"/>
        </w:rPr>
        <w:t>LINKERFILE</w:t>
      </w:r>
      <w:r>
        <w:rPr>
          <w:rFonts w:ascii="Consolas" w:hAnsi="Consolas" w:cs="Consolas"/>
          <w:sz w:val="20"/>
          <w:szCs w:val="20"/>
        </w:rPr>
        <w:t>=</w:t>
      </w:r>
      <w:r>
        <w:rPr>
          <w:rFonts w:ascii="Consolas" w:hAnsi="Consolas" w:cs="Consolas"/>
          <w:color w:val="0000C0"/>
          <w:sz w:val="20"/>
          <w:szCs w:val="20"/>
        </w:rPr>
        <w:t>$(TARGET_</w:t>
      </w:r>
      <w:proofErr w:type="gramStart"/>
      <w:r>
        <w:rPr>
          <w:rFonts w:ascii="Consolas" w:hAnsi="Consolas" w:cs="Consolas"/>
          <w:color w:val="0000C0"/>
          <w:sz w:val="20"/>
          <w:szCs w:val="20"/>
        </w:rPr>
        <w:t>LC)</w:t>
      </w:r>
      <w:r>
        <w:rPr>
          <w:rFonts w:ascii="Consolas" w:hAnsi="Consolas" w:cs="Consolas"/>
          <w:sz w:val="20"/>
          <w:szCs w:val="20"/>
        </w:rPr>
        <w:t>_</w:t>
      </w:r>
      <w:proofErr w:type="spellStart"/>
      <w:proofErr w:type="gramEnd"/>
      <w:r>
        <w:rPr>
          <w:rFonts w:ascii="Consolas" w:hAnsi="Consolas" w:cs="Consolas"/>
          <w:sz w:val="20"/>
          <w:szCs w:val="20"/>
        </w:rPr>
        <w:t>with_bl.ld</w:t>
      </w:r>
      <w:proofErr w:type="spellEnd"/>
    </w:p>
    <w:p w14:paraId="0894464F" w14:textId="77777777" w:rsidR="001E1795" w:rsidRDefault="001E1795" w:rsidP="001E1795">
      <w:pPr>
        <w:pStyle w:val="ListParagraph"/>
        <w:spacing w:before="0" w:after="0" w:line="240" w:lineRule="auto"/>
        <w:ind w:left="1440"/>
        <w:contextualSpacing w:val="0"/>
        <w:rPr>
          <w:rFonts w:eastAsia="Times New Roman"/>
        </w:rPr>
      </w:pPr>
    </w:p>
    <w:p w14:paraId="3B5A05E3" w14:textId="78B91B83" w:rsidR="001E1795" w:rsidRPr="00F748CB" w:rsidRDefault="001E1795" w:rsidP="001E1795">
      <w:pPr>
        <w:pStyle w:val="ListParagraph"/>
        <w:numPr>
          <w:ilvl w:val="1"/>
          <w:numId w:val="25"/>
        </w:numPr>
        <w:spacing w:before="0" w:after="0" w:line="240" w:lineRule="auto"/>
        <w:contextualSpacing w:val="0"/>
        <w:rPr>
          <w:rFonts w:ascii="Consolas" w:hAnsi="Consolas" w:cs="Consolas"/>
          <w:sz w:val="20"/>
          <w:szCs w:val="20"/>
        </w:rPr>
      </w:pPr>
      <w:r w:rsidRPr="00F748CB">
        <w:rPr>
          <w:rFonts w:eastAsia="Times New Roman"/>
        </w:rPr>
        <w:t xml:space="preserve">Add following lines to </w:t>
      </w:r>
      <w:proofErr w:type="spellStart"/>
      <w:r w:rsidRPr="00F748CB">
        <w:rPr>
          <w:rFonts w:eastAsia="Times New Roman"/>
        </w:rPr>
        <w:t>makefile</w:t>
      </w:r>
      <w:proofErr w:type="spellEnd"/>
      <w:r w:rsidRPr="00F748CB">
        <w:rPr>
          <w:rFonts w:eastAsia="Times New Roman"/>
        </w:rPr>
        <w:t xml:space="preserve"> under all target</w:t>
      </w:r>
      <w:r w:rsidR="00A87279">
        <w:rPr>
          <w:rFonts w:eastAsia="Times New Roman"/>
        </w:rPr>
        <w:t>s</w:t>
      </w:r>
      <w:r w:rsidRPr="00F748CB">
        <w:rPr>
          <w:rFonts w:eastAsia="Times New Roman"/>
        </w:rPr>
        <w:t xml:space="preserve"> for generating the necessary bin file:</w:t>
      </w:r>
    </w:p>
    <w:p w14:paraId="07A0B05B" w14:textId="77777777" w:rsidR="001E1795" w:rsidRDefault="001E1795" w:rsidP="001E1795">
      <w:pPr>
        <w:autoSpaceDE w:val="0"/>
        <w:autoSpaceDN w:val="0"/>
        <w:adjustRightInd w:val="0"/>
        <w:spacing w:before="0" w:after="0" w:line="240" w:lineRule="auto"/>
        <w:ind w:left="1440"/>
        <w:rPr>
          <w:rFonts w:ascii="Consolas" w:hAnsi="Consolas" w:cs="Consolas"/>
          <w:sz w:val="20"/>
          <w:szCs w:val="20"/>
        </w:rPr>
      </w:pPr>
      <w:r>
        <w:rPr>
          <w:rFonts w:ascii="Consolas" w:hAnsi="Consolas" w:cs="Consolas"/>
          <w:color w:val="000000"/>
          <w:sz w:val="20"/>
          <w:szCs w:val="20"/>
        </w:rPr>
        <w:t>all:</w:t>
      </w:r>
    </w:p>
    <w:p w14:paraId="3A9A5333" w14:textId="77777777" w:rsidR="001E1795" w:rsidRDefault="001E1795" w:rsidP="001E1795">
      <w:pPr>
        <w:ind w:left="1440"/>
        <w:rPr>
          <w:ins w:id="208" w:author="Kanal, Ozgun" w:date="2024-02-12T17:31:00Z"/>
          <w:rFonts w:ascii="Consolas" w:hAnsi="Consolas"/>
          <w:color w:val="000000"/>
          <w:sz w:val="20"/>
          <w:szCs w:val="20"/>
        </w:rPr>
      </w:pPr>
      <w:r>
        <w:rPr>
          <w:rFonts w:ascii="Consolas" w:hAnsi="Consolas" w:cs="Consolas"/>
          <w:color w:val="000000"/>
          <w:sz w:val="20"/>
          <w:szCs w:val="20"/>
        </w:rPr>
        <w:tab/>
      </w:r>
      <w:bookmarkStart w:id="209" w:name="OLE_LINK7"/>
      <w:r>
        <w:rPr>
          <w:rFonts w:ascii="Consolas" w:hAnsi="Consolas" w:cs="Consolas"/>
          <w:color w:val="000000"/>
          <w:sz w:val="20"/>
          <w:szCs w:val="20"/>
        </w:rPr>
        <w:t>arm-none-</w:t>
      </w:r>
      <w:proofErr w:type="spellStart"/>
      <w:r>
        <w:rPr>
          <w:rFonts w:ascii="Consolas" w:hAnsi="Consolas" w:cs="Consolas"/>
          <w:color w:val="000000"/>
          <w:sz w:val="20"/>
          <w:szCs w:val="20"/>
        </w:rPr>
        <w:t>eabi</w:t>
      </w:r>
      <w:proofErr w:type="spellEnd"/>
      <w:r>
        <w:rPr>
          <w:rFonts w:ascii="Consolas" w:hAnsi="Consolas" w:cs="Consolas"/>
          <w:color w:val="000000"/>
          <w:sz w:val="20"/>
          <w:szCs w:val="20"/>
        </w:rPr>
        <w:t>-</w:t>
      </w:r>
      <w:proofErr w:type="spellStart"/>
      <w:r>
        <w:rPr>
          <w:rFonts w:ascii="Consolas" w:hAnsi="Consolas" w:cs="Consolas"/>
          <w:color w:val="000000"/>
          <w:sz w:val="20"/>
          <w:szCs w:val="20"/>
        </w:rPr>
        <w:t>objcopy</w:t>
      </w:r>
      <w:proofErr w:type="spellEnd"/>
      <w:r>
        <w:rPr>
          <w:rFonts w:ascii="Consolas" w:hAnsi="Consolas" w:cs="Consolas"/>
          <w:color w:val="000000"/>
          <w:sz w:val="20"/>
          <w:szCs w:val="20"/>
        </w:rPr>
        <w:t xml:space="preserve"> </w:t>
      </w:r>
      <w:r>
        <w:rPr>
          <w:rFonts w:ascii="Consolas" w:hAnsi="Consolas" w:cs="Consolas"/>
          <w:color w:val="0000C0"/>
          <w:sz w:val="20"/>
          <w:szCs w:val="20"/>
        </w:rPr>
        <w:t>$(BUILD_DIR)</w:t>
      </w:r>
      <w:r>
        <w:rPr>
          <w:rFonts w:ascii="Consolas" w:hAnsi="Consolas" w:cs="Consolas"/>
          <w:color w:val="000000"/>
          <w:sz w:val="20"/>
          <w:szCs w:val="20"/>
        </w:rPr>
        <w:t>/</w:t>
      </w:r>
      <w:r>
        <w:rPr>
          <w:rFonts w:ascii="Consolas" w:hAnsi="Consolas" w:cs="Consolas"/>
          <w:color w:val="0000C0"/>
          <w:sz w:val="20"/>
          <w:szCs w:val="20"/>
        </w:rPr>
        <w:t>$(PROJECT</w:t>
      </w:r>
      <w:proofErr w:type="gramStart"/>
      <w:r>
        <w:rPr>
          <w:rFonts w:ascii="Consolas" w:hAnsi="Consolas" w:cs="Consolas"/>
          <w:color w:val="0000C0"/>
          <w:sz w:val="20"/>
          <w:szCs w:val="20"/>
        </w:rPr>
        <w:t>)</w:t>
      </w:r>
      <w:r>
        <w:rPr>
          <w:rFonts w:ascii="Consolas" w:hAnsi="Consolas" w:cs="Consolas"/>
          <w:color w:val="000000"/>
          <w:sz w:val="20"/>
          <w:szCs w:val="20"/>
        </w:rPr>
        <w:t>.elf</w:t>
      </w:r>
      <w:proofErr w:type="gramEnd"/>
      <w:r>
        <w:rPr>
          <w:rFonts w:ascii="Consolas" w:hAnsi="Consolas" w:cs="Consolas"/>
          <w:color w:val="000000"/>
          <w:sz w:val="20"/>
          <w:szCs w:val="20"/>
        </w:rPr>
        <w:t xml:space="preserve"> -O binary </w:t>
      </w:r>
      <w:r>
        <w:rPr>
          <w:rFonts w:ascii="Consolas" w:hAnsi="Consolas" w:cs="Consolas"/>
          <w:color w:val="0000C0"/>
          <w:sz w:val="20"/>
          <w:szCs w:val="20"/>
        </w:rPr>
        <w:t>$(BUILD_DIR)</w:t>
      </w:r>
      <w:r>
        <w:rPr>
          <w:rFonts w:ascii="Consolas" w:hAnsi="Consolas" w:cs="Consolas"/>
          <w:color w:val="000000"/>
          <w:sz w:val="20"/>
          <w:szCs w:val="20"/>
        </w:rPr>
        <w:t>/</w:t>
      </w:r>
      <w:r>
        <w:rPr>
          <w:rFonts w:ascii="Consolas" w:hAnsi="Consolas" w:cs="Consolas"/>
          <w:color w:val="0000C0"/>
          <w:sz w:val="20"/>
          <w:szCs w:val="20"/>
        </w:rPr>
        <w:t>$(PROJECT)</w:t>
      </w:r>
      <w:r>
        <w:rPr>
          <w:rFonts w:ascii="Consolas" w:hAnsi="Consolas" w:cs="Consolas"/>
          <w:color w:val="000000"/>
          <w:sz w:val="20"/>
          <w:szCs w:val="20"/>
        </w:rPr>
        <w:t>.bin</w:t>
      </w:r>
      <w:r w:rsidRPr="00D5614A">
        <w:rPr>
          <w:rFonts w:ascii="Consolas" w:hAnsi="Consolas"/>
          <w:color w:val="000000"/>
          <w:sz w:val="20"/>
          <w:szCs w:val="20"/>
        </w:rPr>
        <w:t xml:space="preserve"> </w:t>
      </w:r>
      <w:bookmarkEnd w:id="209"/>
    </w:p>
    <w:p w14:paraId="716C3C1C" w14:textId="77777777" w:rsidR="000B27C6" w:rsidRDefault="000B27C6" w:rsidP="001E1795">
      <w:pPr>
        <w:ind w:left="1440"/>
        <w:rPr>
          <w:ins w:id="210" w:author="Kanal, Ozgun" w:date="2024-02-12T19:49:00Z"/>
          <w:rFonts w:ascii="Consolas" w:hAnsi="Consolas"/>
          <w:color w:val="000000"/>
          <w:sz w:val="20"/>
          <w:szCs w:val="20"/>
        </w:rPr>
      </w:pPr>
    </w:p>
    <w:p w14:paraId="0F3FA7CA" w14:textId="5D84485E" w:rsidR="000B27C6" w:rsidRPr="000930FC" w:rsidRDefault="000930FC" w:rsidP="001E1795">
      <w:pPr>
        <w:ind w:left="1440"/>
        <w:rPr>
          <w:ins w:id="211" w:author="Kanal, Ozgun" w:date="2024-02-12T17:32:00Z"/>
          <w:rFonts w:eastAsia="Times New Roman"/>
          <w:rPrChange w:id="212" w:author="Kanal, Ozgun" w:date="2024-02-12T19:50:00Z">
            <w:rPr>
              <w:ins w:id="213" w:author="Kanal, Ozgun" w:date="2024-02-12T17:32:00Z"/>
              <w:rFonts w:ascii="Consolas" w:hAnsi="Consolas"/>
              <w:color w:val="000000"/>
              <w:sz w:val="20"/>
              <w:szCs w:val="20"/>
            </w:rPr>
          </w:rPrChange>
        </w:rPr>
      </w:pPr>
      <w:ins w:id="214" w:author="Kanal, Ozgun" w:date="2024-02-12T19:52:00Z">
        <w:r>
          <w:rPr>
            <w:rFonts w:eastAsia="Times New Roman"/>
          </w:rPr>
          <w:t>Another way</w:t>
        </w:r>
      </w:ins>
      <w:ins w:id="215" w:author="Kanal, Ozgun" w:date="2024-02-12T17:32:00Z">
        <w:r w:rsidR="000B27C6" w:rsidRPr="000930FC">
          <w:rPr>
            <w:rFonts w:eastAsia="Times New Roman"/>
            <w:rPrChange w:id="216" w:author="Kanal, Ozgun" w:date="2024-02-12T19:50:00Z">
              <w:rPr>
                <w:rFonts w:ascii="Consolas" w:hAnsi="Consolas"/>
                <w:color w:val="000000"/>
                <w:sz w:val="20"/>
                <w:szCs w:val="20"/>
              </w:rPr>
            </w:rPrChange>
          </w:rPr>
          <w:t xml:space="preserve"> </w:t>
        </w:r>
      </w:ins>
      <w:ins w:id="217" w:author="Kanal, Ozgun" w:date="2024-02-13T13:27:00Z">
        <w:r w:rsidR="006A4866">
          <w:rPr>
            <w:rFonts w:eastAsia="Times New Roman"/>
          </w:rPr>
          <w:t>of</w:t>
        </w:r>
      </w:ins>
      <w:ins w:id="218" w:author="Kanal, Ozgun" w:date="2024-02-12T17:42:00Z">
        <w:r w:rsidR="009453B1" w:rsidRPr="000930FC">
          <w:rPr>
            <w:rFonts w:eastAsia="Times New Roman"/>
            <w:rPrChange w:id="219" w:author="Kanal, Ozgun" w:date="2024-02-12T19:50:00Z">
              <w:rPr>
                <w:rFonts w:ascii="Consolas" w:hAnsi="Consolas"/>
                <w:color w:val="000000"/>
                <w:sz w:val="20"/>
                <w:szCs w:val="20"/>
              </w:rPr>
            </w:rPrChange>
          </w:rPr>
          <w:t xml:space="preserve"> </w:t>
        </w:r>
      </w:ins>
      <w:ins w:id="220" w:author="Kanal, Ozgun" w:date="2024-02-12T19:52:00Z">
        <w:r>
          <w:rPr>
            <w:rFonts w:eastAsia="Times New Roman"/>
          </w:rPr>
          <w:t>generating bin files</w:t>
        </w:r>
      </w:ins>
      <w:ins w:id="221" w:author="Kanal, Ozgun" w:date="2024-02-13T13:27:00Z">
        <w:r w:rsidR="006A4866">
          <w:rPr>
            <w:rFonts w:eastAsia="Times New Roman"/>
          </w:rPr>
          <w:t xml:space="preserve"> (using Eclipse)</w:t>
        </w:r>
      </w:ins>
      <w:ins w:id="222" w:author="Kanal, Ozgun" w:date="2024-02-12T17:32:00Z">
        <w:r w:rsidR="000B27C6" w:rsidRPr="000930FC">
          <w:rPr>
            <w:rFonts w:eastAsia="Times New Roman"/>
            <w:rPrChange w:id="223" w:author="Kanal, Ozgun" w:date="2024-02-12T19:50:00Z">
              <w:rPr>
                <w:rFonts w:ascii="Consolas" w:hAnsi="Consolas"/>
                <w:color w:val="000000"/>
                <w:sz w:val="20"/>
                <w:szCs w:val="20"/>
              </w:rPr>
            </w:rPrChange>
          </w:rPr>
          <w:t>:</w:t>
        </w:r>
      </w:ins>
    </w:p>
    <w:p w14:paraId="0BE02456" w14:textId="77777777" w:rsidR="007F75B4" w:rsidRPr="007F75B4" w:rsidRDefault="000B27C6" w:rsidP="00AC52FD">
      <w:pPr>
        <w:pStyle w:val="ListParagraph"/>
        <w:keepNext/>
        <w:numPr>
          <w:ilvl w:val="2"/>
          <w:numId w:val="25"/>
        </w:numPr>
        <w:rPr>
          <w:ins w:id="224" w:author="Kanal, Ozgun" w:date="2024-02-13T14:30:00Z"/>
          <w:rPrChange w:id="225" w:author="Kanal, Ozgun" w:date="2024-02-13T14:30:00Z">
            <w:rPr>
              <w:ins w:id="226" w:author="Kanal, Ozgun" w:date="2024-02-13T14:30:00Z"/>
              <w:rFonts w:eastAsia="Times New Roman"/>
            </w:rPr>
          </w:rPrChange>
        </w:rPr>
      </w:pPr>
      <w:ins w:id="227" w:author="Kanal, Ozgun" w:date="2024-02-12T17:34:00Z">
        <w:r w:rsidRPr="000930FC">
          <w:rPr>
            <w:rFonts w:eastAsia="Times New Roman"/>
            <w:rPrChange w:id="228" w:author="Kanal, Ozgun" w:date="2024-02-12T19:51:00Z">
              <w:rPr>
                <w:rFonts w:ascii="Consolas" w:hAnsi="Consolas"/>
                <w:color w:val="000000"/>
                <w:sz w:val="20"/>
                <w:szCs w:val="20"/>
              </w:rPr>
            </w:rPrChange>
          </w:rPr>
          <w:t>Go to the</w:t>
        </w:r>
        <w:r>
          <w:rPr>
            <w:rFonts w:ascii="Consolas" w:hAnsi="Consolas"/>
            <w:color w:val="000000"/>
            <w:sz w:val="20"/>
            <w:szCs w:val="20"/>
          </w:rPr>
          <w:t xml:space="preserve"> </w:t>
        </w:r>
        <w:r w:rsidRPr="000930FC">
          <w:rPr>
            <w:rFonts w:eastAsia="Times New Roman"/>
            <w:rPrChange w:id="229" w:author="Kanal, Ozgun" w:date="2024-02-12T19:50:00Z">
              <w:rPr>
                <w:rFonts w:ascii="Consolas" w:hAnsi="Consolas"/>
                <w:color w:val="000000"/>
                <w:sz w:val="20"/>
                <w:szCs w:val="20"/>
              </w:rPr>
            </w:rPrChange>
          </w:rPr>
          <w:t>project explorer, right</w:t>
        </w:r>
        <w:del w:id="230" w:author="Kayaoglu, Tuncay" w:date="2024-02-13T12:15:00Z">
          <w:r w:rsidRPr="000930FC" w:rsidDel="00E07B97">
            <w:rPr>
              <w:rFonts w:eastAsia="Times New Roman"/>
              <w:rPrChange w:id="231" w:author="Kanal, Ozgun" w:date="2024-02-12T19:50:00Z">
                <w:rPr>
                  <w:rFonts w:ascii="Consolas" w:hAnsi="Consolas"/>
                  <w:color w:val="000000"/>
                  <w:sz w:val="20"/>
                  <w:szCs w:val="20"/>
                </w:rPr>
              </w:rPrChange>
            </w:rPr>
            <w:delText xml:space="preserve"> </w:delText>
          </w:r>
        </w:del>
      </w:ins>
      <w:ins w:id="232" w:author="Kayaoglu, Tuncay" w:date="2024-02-13T12:15:00Z">
        <w:r w:rsidR="00E07B97">
          <w:rPr>
            <w:rFonts w:eastAsia="Times New Roman"/>
          </w:rPr>
          <w:t>-</w:t>
        </w:r>
      </w:ins>
      <w:ins w:id="233" w:author="Kanal, Ozgun" w:date="2024-02-12T17:34:00Z">
        <w:r w:rsidRPr="000930FC">
          <w:rPr>
            <w:rFonts w:eastAsia="Times New Roman"/>
            <w:rPrChange w:id="234" w:author="Kanal, Ozgun" w:date="2024-02-12T19:50:00Z">
              <w:rPr>
                <w:rFonts w:ascii="Consolas" w:hAnsi="Consolas"/>
                <w:color w:val="000000"/>
                <w:sz w:val="20"/>
                <w:szCs w:val="20"/>
              </w:rPr>
            </w:rPrChange>
          </w:rPr>
          <w:t>click and select “</w:t>
        </w:r>
        <w:proofErr w:type="gramStart"/>
        <w:r w:rsidRPr="000930FC">
          <w:rPr>
            <w:rFonts w:eastAsia="Times New Roman"/>
            <w:rPrChange w:id="235" w:author="Kanal, Ozgun" w:date="2024-02-12T19:50:00Z">
              <w:rPr>
                <w:rFonts w:ascii="Consolas" w:hAnsi="Consolas"/>
                <w:color w:val="000000"/>
                <w:sz w:val="20"/>
                <w:szCs w:val="20"/>
              </w:rPr>
            </w:rPrChange>
          </w:rPr>
          <w:t>Properties</w:t>
        </w:r>
      </w:ins>
      <w:ins w:id="236" w:author="Kanal, Ozgun" w:date="2024-02-12T17:36:00Z">
        <w:r w:rsidRPr="000930FC">
          <w:rPr>
            <w:rFonts w:eastAsia="Times New Roman"/>
            <w:rPrChange w:id="237" w:author="Kanal, Ozgun" w:date="2024-02-12T19:50:00Z">
              <w:rPr>
                <w:rFonts w:ascii="Consolas" w:hAnsi="Consolas"/>
                <w:color w:val="000000"/>
                <w:sz w:val="20"/>
                <w:szCs w:val="20"/>
              </w:rPr>
            </w:rPrChange>
          </w:rPr>
          <w:t>”</w:t>
        </w:r>
      </w:ins>
      <w:proofErr w:type="gramEnd"/>
    </w:p>
    <w:p w14:paraId="06F05778" w14:textId="77777777" w:rsidR="007F75B4" w:rsidRPr="007F75B4" w:rsidRDefault="007F75B4">
      <w:pPr>
        <w:pStyle w:val="ListParagraph"/>
        <w:keepNext/>
        <w:ind w:left="2160"/>
        <w:rPr>
          <w:ins w:id="238" w:author="Kanal, Ozgun" w:date="2024-02-13T14:30:00Z"/>
          <w:rPrChange w:id="239" w:author="Kanal, Ozgun" w:date="2024-02-13T14:30:00Z">
            <w:rPr>
              <w:ins w:id="240" w:author="Kanal, Ozgun" w:date="2024-02-13T14:30:00Z"/>
              <w:rFonts w:eastAsia="Times New Roman"/>
            </w:rPr>
          </w:rPrChange>
        </w:rPr>
        <w:pPrChange w:id="241" w:author="Kanal, Ozgun" w:date="2024-02-13T14:30:00Z">
          <w:pPr>
            <w:pStyle w:val="ListParagraph"/>
            <w:keepNext/>
            <w:numPr>
              <w:ilvl w:val="2"/>
              <w:numId w:val="25"/>
            </w:numPr>
            <w:ind w:left="2160" w:hanging="180"/>
          </w:pPr>
        </w:pPrChange>
      </w:pPr>
    </w:p>
    <w:p w14:paraId="02F687D8" w14:textId="3C650E3E" w:rsidR="00AC52FD" w:rsidRDefault="000B27C6">
      <w:pPr>
        <w:pStyle w:val="ListParagraph"/>
        <w:keepNext/>
        <w:ind w:left="2160"/>
        <w:rPr>
          <w:ins w:id="242" w:author="Kanal, Ozgun" w:date="2024-02-13T13:22:00Z"/>
        </w:rPr>
        <w:pPrChange w:id="243" w:author="Kanal, Ozgun" w:date="2024-02-13T14:30:00Z">
          <w:pPr>
            <w:pStyle w:val="ListParagraph"/>
            <w:numPr>
              <w:ilvl w:val="2"/>
              <w:numId w:val="25"/>
            </w:numPr>
            <w:ind w:left="2160" w:hanging="180"/>
          </w:pPr>
        </w:pPrChange>
      </w:pPr>
      <w:ins w:id="244" w:author="Kanal, Ozgun" w:date="2024-02-12T17:36:00Z">
        <w:r w:rsidRPr="000930FC">
          <w:rPr>
            <w:rFonts w:eastAsia="Times New Roman"/>
            <w:noProof/>
            <w:rPrChange w:id="245" w:author="Kanal, Ozgun" w:date="2024-02-12T19:50:00Z">
              <w:rPr>
                <w:rFonts w:ascii="Consolas" w:hAnsi="Consolas"/>
                <w:noProof/>
                <w:color w:val="000000"/>
                <w:sz w:val="20"/>
                <w:szCs w:val="20"/>
              </w:rPr>
            </w:rPrChange>
          </w:rPr>
          <w:drawing>
            <wp:inline distT="0" distB="0" distL="0" distR="0" wp14:anchorId="5A1DC219" wp14:editId="5CDE2736">
              <wp:extent cx="2656840" cy="3642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6840" cy="3642360"/>
                      </a:xfrm>
                      <a:prstGeom prst="rect">
                        <a:avLst/>
                      </a:prstGeom>
                      <a:ln>
                        <a:noFill/>
                      </a:ln>
                      <a:effectLst>
                        <a:softEdge rad="112500"/>
                      </a:effectLst>
                    </pic:spPr>
                  </pic:pic>
                </a:graphicData>
              </a:graphic>
            </wp:inline>
          </w:drawing>
        </w:r>
      </w:ins>
    </w:p>
    <w:p w14:paraId="234BEF36" w14:textId="7D76F038" w:rsidR="000B27C6" w:rsidRDefault="00AC52FD">
      <w:pPr>
        <w:pStyle w:val="Caption"/>
        <w:ind w:left="1440" w:firstLine="360"/>
        <w:rPr>
          <w:ins w:id="246" w:author="Kanal, Ozgun" w:date="2024-02-12T17:41:00Z"/>
          <w:rFonts w:ascii="Consolas" w:hAnsi="Consolas"/>
          <w:color w:val="000000"/>
          <w:sz w:val="20"/>
          <w:szCs w:val="20"/>
        </w:rPr>
        <w:pPrChange w:id="247" w:author="Kanal, Ozgun" w:date="2024-02-13T13:22:00Z">
          <w:pPr>
            <w:pStyle w:val="ListParagraph"/>
            <w:numPr>
              <w:ilvl w:val="2"/>
              <w:numId w:val="25"/>
            </w:numPr>
            <w:ind w:left="2160" w:hanging="180"/>
          </w:pPr>
        </w:pPrChange>
      </w:pPr>
      <w:bookmarkStart w:id="248" w:name="_Ref158723401"/>
      <w:bookmarkStart w:id="249" w:name="_Ref158726638"/>
      <w:bookmarkStart w:id="250" w:name="_Toc158727112"/>
      <w:ins w:id="251" w:author="Kanal, Ozgun" w:date="2024-02-13T13:22:00Z">
        <w:r>
          <w:t xml:space="preserve">Figure </w:t>
        </w:r>
        <w:r>
          <w:fldChar w:fldCharType="begin"/>
        </w:r>
        <w:r>
          <w:instrText xml:space="preserve"> SEQ Figure \* ARABIC </w:instrText>
        </w:r>
      </w:ins>
      <w:r>
        <w:fldChar w:fldCharType="separate"/>
      </w:r>
      <w:ins w:id="252" w:author="Kanal, Ozgun" w:date="2024-02-13T16:14:00Z">
        <w:r w:rsidR="006F478C">
          <w:rPr>
            <w:noProof/>
          </w:rPr>
          <w:t>7</w:t>
        </w:r>
      </w:ins>
      <w:ins w:id="253" w:author="Kanal, Ozgun" w:date="2024-02-13T13:22:00Z">
        <w:r>
          <w:fldChar w:fldCharType="end"/>
        </w:r>
        <w:r>
          <w:t xml:space="preserve"> : Project properties</w:t>
        </w:r>
      </w:ins>
      <w:bookmarkEnd w:id="248"/>
      <w:ins w:id="254" w:author="Kanal, Ozgun" w:date="2024-02-13T13:30:00Z">
        <w:r w:rsidR="00266765">
          <w:t xml:space="preserve"> of an </w:t>
        </w:r>
      </w:ins>
      <w:ins w:id="255" w:author="Kanal, Ozgun" w:date="2024-02-13T13:31:00Z">
        <w:r w:rsidR="00266765">
          <w:t>Eclipse project</w:t>
        </w:r>
      </w:ins>
      <w:bookmarkEnd w:id="249"/>
      <w:bookmarkEnd w:id="250"/>
    </w:p>
    <w:p w14:paraId="5383F5E1" w14:textId="77777777" w:rsidR="00B84319" w:rsidRDefault="00B84319" w:rsidP="00B84319">
      <w:pPr>
        <w:pStyle w:val="ListParagraph"/>
        <w:ind w:left="2160"/>
        <w:rPr>
          <w:ins w:id="256" w:author="Kanal, Ozgun" w:date="2024-02-12T17:41:00Z"/>
          <w:rFonts w:ascii="Consolas" w:hAnsi="Consolas"/>
          <w:color w:val="000000"/>
          <w:sz w:val="20"/>
          <w:szCs w:val="20"/>
        </w:rPr>
      </w:pPr>
    </w:p>
    <w:p w14:paraId="62D74664" w14:textId="77777777" w:rsidR="00B84319" w:rsidRDefault="00B84319" w:rsidP="00B84319">
      <w:pPr>
        <w:pStyle w:val="ListParagraph"/>
        <w:ind w:left="2160"/>
        <w:rPr>
          <w:ins w:id="257" w:author="Kanal, Ozgun" w:date="2024-02-12T17:41:00Z"/>
          <w:rFonts w:ascii="Consolas" w:hAnsi="Consolas"/>
          <w:color w:val="000000"/>
          <w:sz w:val="20"/>
          <w:szCs w:val="20"/>
        </w:rPr>
      </w:pPr>
    </w:p>
    <w:p w14:paraId="63F43E2E" w14:textId="77777777" w:rsidR="00B84319" w:rsidRDefault="00B84319">
      <w:pPr>
        <w:pStyle w:val="ListParagraph"/>
        <w:ind w:left="2160"/>
        <w:rPr>
          <w:ins w:id="258" w:author="Kanal, Ozgun" w:date="2024-02-12T17:34:00Z"/>
          <w:rFonts w:ascii="Consolas" w:hAnsi="Consolas"/>
          <w:color w:val="000000"/>
          <w:sz w:val="20"/>
          <w:szCs w:val="20"/>
        </w:rPr>
        <w:pPrChange w:id="259" w:author="Kanal, Ozgun" w:date="2024-02-12T17:41:00Z">
          <w:pPr>
            <w:pStyle w:val="ListParagraph"/>
            <w:numPr>
              <w:ilvl w:val="2"/>
              <w:numId w:val="25"/>
            </w:numPr>
            <w:ind w:left="2160" w:hanging="180"/>
          </w:pPr>
        </w:pPrChange>
      </w:pPr>
    </w:p>
    <w:p w14:paraId="31FA6161" w14:textId="77777777" w:rsidR="00BC55FB" w:rsidRDefault="000B27C6" w:rsidP="000B27C6">
      <w:pPr>
        <w:pStyle w:val="ListParagraph"/>
        <w:numPr>
          <w:ilvl w:val="2"/>
          <w:numId w:val="25"/>
        </w:numPr>
        <w:rPr>
          <w:ins w:id="260" w:author="Kayaoglu, Tuncay" w:date="2024-02-13T12:22:00Z"/>
          <w:rFonts w:eastAsia="Times New Roman"/>
        </w:rPr>
      </w:pPr>
      <w:ins w:id="261" w:author="Kanal, Ozgun" w:date="2024-02-12T17:34:00Z">
        <w:r w:rsidRPr="000930FC">
          <w:rPr>
            <w:rFonts w:eastAsia="Times New Roman"/>
            <w:rPrChange w:id="262" w:author="Kanal, Ozgun" w:date="2024-02-12T19:51:00Z">
              <w:rPr>
                <w:rFonts w:ascii="Consolas" w:hAnsi="Consolas"/>
                <w:color w:val="000000"/>
                <w:sz w:val="20"/>
                <w:szCs w:val="20"/>
              </w:rPr>
            </w:rPrChange>
          </w:rPr>
          <w:t xml:space="preserve">From the left pane, choose </w:t>
        </w:r>
      </w:ins>
      <w:ins w:id="263" w:author="Kanal, Ozgun" w:date="2024-02-12T17:35:00Z">
        <w:r w:rsidRPr="000930FC">
          <w:rPr>
            <w:rFonts w:eastAsia="Times New Roman"/>
            <w:rPrChange w:id="264" w:author="Kanal, Ozgun" w:date="2024-02-12T19:51:00Z">
              <w:rPr>
                <w:rFonts w:ascii="Consolas" w:hAnsi="Consolas"/>
                <w:color w:val="000000"/>
                <w:sz w:val="20"/>
                <w:szCs w:val="20"/>
              </w:rPr>
            </w:rPrChange>
          </w:rPr>
          <w:t>the “C/C++ Build”</w:t>
        </w:r>
      </w:ins>
      <w:ins w:id="265" w:author="Kanal, Ozgun" w:date="2024-02-12T17:38:00Z">
        <w:del w:id="266" w:author="Kayaoglu, Tuncay" w:date="2024-02-13T12:22:00Z">
          <w:r w:rsidRPr="000930FC" w:rsidDel="00BC55FB">
            <w:rPr>
              <w:rFonts w:eastAsia="Times New Roman"/>
              <w:rPrChange w:id="267" w:author="Kanal, Ozgun" w:date="2024-02-12T19:51:00Z">
                <w:rPr>
                  <w:rFonts w:ascii="Consolas" w:hAnsi="Consolas"/>
                  <w:color w:val="000000"/>
                  <w:sz w:val="20"/>
                  <w:szCs w:val="20"/>
                </w:rPr>
              </w:rPrChange>
            </w:rPr>
            <w:delText xml:space="preserve">, </w:delText>
          </w:r>
        </w:del>
      </w:ins>
    </w:p>
    <w:p w14:paraId="2CAFADDA" w14:textId="230421D8" w:rsidR="000B27C6" w:rsidRPr="000930FC" w:rsidRDefault="000B27C6" w:rsidP="000B27C6">
      <w:pPr>
        <w:pStyle w:val="ListParagraph"/>
        <w:numPr>
          <w:ilvl w:val="2"/>
          <w:numId w:val="25"/>
        </w:numPr>
        <w:rPr>
          <w:ins w:id="268" w:author="Kanal, Ozgun" w:date="2024-02-12T17:39:00Z"/>
          <w:rFonts w:eastAsia="Times New Roman"/>
          <w:rPrChange w:id="269" w:author="Kanal, Ozgun" w:date="2024-02-12T19:51:00Z">
            <w:rPr>
              <w:ins w:id="270" w:author="Kanal, Ozgun" w:date="2024-02-12T17:39:00Z"/>
              <w:rFonts w:ascii="Consolas" w:hAnsi="Consolas"/>
              <w:color w:val="000000"/>
              <w:sz w:val="20"/>
              <w:szCs w:val="20"/>
            </w:rPr>
          </w:rPrChange>
        </w:rPr>
      </w:pPr>
      <w:ins w:id="271" w:author="Kanal, Ozgun" w:date="2024-02-12T17:35:00Z">
        <w:del w:id="272" w:author="Kayaoglu, Tuncay" w:date="2024-02-13T12:22:00Z">
          <w:r w:rsidRPr="000930FC" w:rsidDel="00BC55FB">
            <w:rPr>
              <w:rFonts w:eastAsia="Times New Roman"/>
              <w:rPrChange w:id="273" w:author="Kanal, Ozgun" w:date="2024-02-12T19:51:00Z">
                <w:rPr>
                  <w:rFonts w:ascii="Consolas" w:hAnsi="Consolas"/>
                  <w:color w:val="000000"/>
                  <w:sz w:val="20"/>
                  <w:szCs w:val="20"/>
                </w:rPr>
              </w:rPrChange>
            </w:rPr>
            <w:delText>s</w:delText>
          </w:r>
        </w:del>
      </w:ins>
      <w:ins w:id="274" w:author="Kayaoglu, Tuncay" w:date="2024-02-13T12:22:00Z">
        <w:r w:rsidR="00BC55FB">
          <w:rPr>
            <w:rFonts w:eastAsia="Times New Roman"/>
          </w:rPr>
          <w:t>S</w:t>
        </w:r>
      </w:ins>
      <w:ins w:id="275" w:author="Kanal, Ozgun" w:date="2024-02-12T17:35:00Z">
        <w:r w:rsidRPr="000930FC">
          <w:rPr>
            <w:rFonts w:eastAsia="Times New Roman"/>
            <w:rPrChange w:id="276" w:author="Kanal, Ozgun" w:date="2024-02-12T19:51:00Z">
              <w:rPr>
                <w:rFonts w:ascii="Consolas" w:hAnsi="Consolas"/>
                <w:color w:val="000000"/>
                <w:sz w:val="20"/>
                <w:szCs w:val="20"/>
              </w:rPr>
            </w:rPrChange>
          </w:rPr>
          <w:t>elect</w:t>
        </w:r>
      </w:ins>
      <w:ins w:id="277" w:author="Kanal, Ozgun" w:date="2024-02-12T17:38:00Z">
        <w:r w:rsidRPr="000930FC">
          <w:rPr>
            <w:rFonts w:eastAsia="Times New Roman"/>
            <w:rPrChange w:id="278" w:author="Kanal, Ozgun" w:date="2024-02-12T19:51:00Z">
              <w:rPr>
                <w:rFonts w:ascii="Consolas" w:hAnsi="Consolas"/>
                <w:color w:val="000000"/>
                <w:sz w:val="20"/>
                <w:szCs w:val="20"/>
              </w:rPr>
            </w:rPrChange>
          </w:rPr>
          <w:t xml:space="preserve"> </w:t>
        </w:r>
      </w:ins>
      <w:ins w:id="279" w:author="Kayaoglu, Tuncay" w:date="2024-02-13T12:22:00Z">
        <w:r w:rsidR="00BC55FB">
          <w:rPr>
            <w:rFonts w:eastAsia="Times New Roman"/>
          </w:rPr>
          <w:t xml:space="preserve">the </w:t>
        </w:r>
      </w:ins>
      <w:ins w:id="280" w:author="Kanal, Ozgun" w:date="2024-02-12T17:35:00Z">
        <w:r w:rsidRPr="000930FC">
          <w:rPr>
            <w:rFonts w:eastAsia="Times New Roman"/>
            <w:rPrChange w:id="281" w:author="Kanal, Ozgun" w:date="2024-02-12T19:51:00Z">
              <w:rPr>
                <w:rFonts w:ascii="Consolas" w:hAnsi="Consolas"/>
                <w:color w:val="000000"/>
                <w:sz w:val="20"/>
                <w:szCs w:val="20"/>
              </w:rPr>
            </w:rPrChange>
          </w:rPr>
          <w:t>“Behavior”</w:t>
        </w:r>
      </w:ins>
      <w:ins w:id="282" w:author="Kayaoglu, Tuncay" w:date="2024-02-13T12:22:00Z">
        <w:r w:rsidR="00BC55FB">
          <w:rPr>
            <w:rFonts w:eastAsia="Times New Roman"/>
          </w:rPr>
          <w:t xml:space="preserve"> tab</w:t>
        </w:r>
      </w:ins>
      <w:ins w:id="283" w:author="Kayaoglu, Tuncay" w:date="2024-02-13T12:23:00Z">
        <w:r w:rsidR="00BC55FB">
          <w:rPr>
            <w:rFonts w:eastAsia="Times New Roman"/>
          </w:rPr>
          <w:t>.</w:t>
        </w:r>
      </w:ins>
    </w:p>
    <w:p w14:paraId="704A542C" w14:textId="3974422A" w:rsidR="000930FC" w:rsidRPr="000930FC" w:rsidRDefault="00AC52FD">
      <w:pPr>
        <w:pStyle w:val="ListParagraph"/>
        <w:ind w:left="2160"/>
        <w:rPr>
          <w:ins w:id="284" w:author="Kanal, Ozgun" w:date="2024-02-12T19:52:00Z"/>
          <w:rFonts w:ascii="Consolas" w:hAnsi="Consolas"/>
          <w:color w:val="000000"/>
          <w:sz w:val="20"/>
          <w:szCs w:val="20"/>
          <w:rPrChange w:id="285" w:author="Kanal, Ozgun" w:date="2024-02-12T19:52:00Z">
            <w:rPr>
              <w:ins w:id="286" w:author="Kanal, Ozgun" w:date="2024-02-12T19:52:00Z"/>
              <w:rFonts w:eastAsia="Times New Roman"/>
            </w:rPr>
          </w:rPrChange>
        </w:rPr>
        <w:pPrChange w:id="287" w:author="Kanal, Ozgun" w:date="2024-02-12T19:52:00Z">
          <w:pPr>
            <w:pStyle w:val="ListParagraph"/>
            <w:numPr>
              <w:ilvl w:val="2"/>
              <w:numId w:val="25"/>
            </w:numPr>
            <w:ind w:left="2160" w:hanging="180"/>
          </w:pPr>
        </w:pPrChange>
      </w:pPr>
      <w:ins w:id="288" w:author="Kanal, Ozgun" w:date="2024-02-13T13:22:00Z">
        <w:r>
          <w:rPr>
            <w:noProof/>
          </w:rPr>
          <mc:AlternateContent>
            <mc:Choice Requires="wps">
              <w:drawing>
                <wp:anchor distT="0" distB="0" distL="114300" distR="114300" simplePos="0" relativeHeight="251660288" behindDoc="0" locked="0" layoutInCell="1" allowOverlap="1" wp14:anchorId="3C1B1BBA" wp14:editId="3955E581">
                  <wp:simplePos x="0" y="0"/>
                  <wp:positionH relativeFrom="column">
                    <wp:posOffset>1361440</wp:posOffset>
                  </wp:positionH>
                  <wp:positionV relativeFrom="paragraph">
                    <wp:posOffset>2996565</wp:posOffset>
                  </wp:positionV>
                  <wp:extent cx="27178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717800" cy="635"/>
                          </a:xfrm>
                          <a:prstGeom prst="rect">
                            <a:avLst/>
                          </a:prstGeom>
                          <a:solidFill>
                            <a:prstClr val="white"/>
                          </a:solidFill>
                          <a:ln>
                            <a:noFill/>
                          </a:ln>
                        </wps:spPr>
                        <wps:txbx>
                          <w:txbxContent>
                            <w:p w14:paraId="3BE7B0C8" w14:textId="1B8041A7" w:rsidR="00AC52FD" w:rsidRPr="0049011F" w:rsidRDefault="00AC52FD">
                              <w:pPr>
                                <w:pStyle w:val="Caption"/>
                                <w:rPr>
                                  <w:rFonts w:eastAsia="Times New Roman"/>
                                  <w:noProof/>
                                </w:rPr>
                                <w:pPrChange w:id="289" w:author="Kanal, Ozgun" w:date="2024-02-13T13:22:00Z">
                                  <w:pPr>
                                    <w:pStyle w:val="ListParagraph"/>
                                    <w:ind w:left="2160"/>
                                  </w:pPr>
                                </w:pPrChange>
                              </w:pPr>
                              <w:bookmarkStart w:id="290" w:name="_Ref158723420"/>
                              <w:bookmarkStart w:id="291" w:name="_Toc158727113"/>
                              <w:ins w:id="292" w:author="Kanal, Ozgun" w:date="2024-02-13T13:22:00Z">
                                <w:r>
                                  <w:t xml:space="preserve">Figure </w:t>
                                </w:r>
                                <w:r>
                                  <w:fldChar w:fldCharType="begin"/>
                                </w:r>
                                <w:r>
                                  <w:instrText xml:space="preserve"> SEQ Figure \* ARABIC </w:instrText>
                                </w:r>
                              </w:ins>
                              <w:r>
                                <w:fldChar w:fldCharType="separate"/>
                              </w:r>
                              <w:ins w:id="293" w:author="Kanal, Ozgun" w:date="2024-02-13T16:14:00Z">
                                <w:r w:rsidR="006F478C">
                                  <w:rPr>
                                    <w:noProof/>
                                  </w:rPr>
                                  <w:t>8</w:t>
                                </w:r>
                              </w:ins>
                              <w:ins w:id="294" w:author="Kanal, Ozgun" w:date="2024-02-13T13:22:00Z">
                                <w:r>
                                  <w:fldChar w:fldCharType="end"/>
                                </w:r>
                                <w:r>
                                  <w:t xml:space="preserve"> : Behav</w:t>
                                </w:r>
                              </w:ins>
                              <w:ins w:id="295" w:author="Kanal, Ozgun" w:date="2024-02-13T13:23:00Z">
                                <w:r>
                                  <w:t>ior tab</w:t>
                                </w:r>
                              </w:ins>
                              <w:bookmarkEnd w:id="290"/>
                              <w:ins w:id="296" w:author="Kanal, Ozgun" w:date="2024-02-13T13:31:00Z">
                                <w:r w:rsidR="00266765">
                                  <w:t xml:space="preserve"> of C/C++ Build configurations</w:t>
                                </w:r>
                              </w:ins>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1B1BBA" id="_x0000_t202" coordsize="21600,21600" o:spt="202" path="m,l,21600r21600,l21600,xe">
                  <v:stroke joinstyle="miter"/>
                  <v:path gradientshapeok="t" o:connecttype="rect"/>
                </v:shapetype>
                <v:shape id="Text Box 1" o:spid="_x0000_s1026" type="#_x0000_t202" style="position:absolute;left:0;text-align:left;margin-left:107.2pt;margin-top:235.95pt;width:21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" stroked="f">
                  <v:textbox style="mso-fit-shape-to-text:t" inset="0,0,0,0">
                    <w:txbxContent>
                      <w:p w14:paraId="3BE7B0C8" w14:textId="1B8041A7" w:rsidR="00AC52FD" w:rsidRPr="0049011F" w:rsidRDefault="00AC52FD">
                        <w:pPr>
                          <w:pStyle w:val="Caption"/>
                          <w:rPr>
                            <w:rFonts w:eastAsia="Times New Roman"/>
                            <w:noProof/>
                          </w:rPr>
                          <w:pPrChange w:id="297" w:author="Kanal, Ozgun" w:date="2024-02-13T13:22:00Z">
                            <w:pPr>
                              <w:pStyle w:val="ListParagraph"/>
                              <w:ind w:left="2160"/>
                            </w:pPr>
                          </w:pPrChange>
                        </w:pPr>
                        <w:bookmarkStart w:id="298" w:name="_Ref158723420"/>
                        <w:bookmarkStart w:id="299" w:name="_Toc158727113"/>
                        <w:ins w:id="300" w:author="Kanal, Ozgun" w:date="2024-02-13T13:22:00Z">
                          <w:r>
                            <w:t xml:space="preserve">Figure </w:t>
                          </w:r>
                          <w:r>
                            <w:fldChar w:fldCharType="begin"/>
                          </w:r>
                          <w:r>
                            <w:instrText xml:space="preserve"> SEQ Figure \* ARABIC </w:instrText>
                          </w:r>
                        </w:ins>
                        <w:r>
                          <w:fldChar w:fldCharType="separate"/>
                        </w:r>
                        <w:ins w:id="301" w:author="Kanal, Ozgun" w:date="2024-02-13T16:14:00Z">
                          <w:r w:rsidR="006F478C">
                            <w:rPr>
                              <w:noProof/>
                            </w:rPr>
                            <w:t>8</w:t>
                          </w:r>
                        </w:ins>
                        <w:ins w:id="302" w:author="Kanal, Ozgun" w:date="2024-02-13T13:22:00Z">
                          <w:r>
                            <w:fldChar w:fldCharType="end"/>
                          </w:r>
                          <w:r>
                            <w:t xml:space="preserve"> : Behav</w:t>
                          </w:r>
                        </w:ins>
                        <w:ins w:id="303" w:author="Kanal, Ozgun" w:date="2024-02-13T13:23:00Z">
                          <w:r>
                            <w:t>ior tab</w:t>
                          </w:r>
                        </w:ins>
                        <w:bookmarkEnd w:id="298"/>
                        <w:ins w:id="304" w:author="Kanal, Ozgun" w:date="2024-02-13T13:31:00Z">
                          <w:r w:rsidR="00266765">
                            <w:t xml:space="preserve"> of C/C++ Build configurations</w:t>
                          </w:r>
                        </w:ins>
                        <w:bookmarkEnd w:id="299"/>
                      </w:p>
                    </w:txbxContent>
                  </v:textbox>
                  <w10:wrap type="topAndBottom"/>
                </v:shape>
              </w:pict>
            </mc:Fallback>
          </mc:AlternateContent>
        </w:r>
      </w:ins>
      <w:ins w:id="305" w:author="Kanal, Ozgun" w:date="2024-02-12T17:37:00Z">
        <w:r w:rsidR="000930FC" w:rsidRPr="000930FC">
          <w:rPr>
            <w:rFonts w:eastAsia="Times New Roman"/>
            <w:noProof/>
            <w:rPrChange w:id="306" w:author="Kanal, Ozgun" w:date="2024-02-12T19:51:00Z">
              <w:rPr>
                <w:rFonts w:ascii="Consolas" w:hAnsi="Consolas"/>
                <w:noProof/>
                <w:color w:val="000000"/>
                <w:sz w:val="20"/>
                <w:szCs w:val="20"/>
              </w:rPr>
            </w:rPrChange>
          </w:rPr>
          <w:drawing>
            <wp:anchor distT="0" distB="0" distL="114300" distR="114300" simplePos="0" relativeHeight="251658240" behindDoc="0" locked="0" layoutInCell="1" allowOverlap="1" wp14:anchorId="582F7605" wp14:editId="298C33F3">
              <wp:simplePos x="0" y="0"/>
              <wp:positionH relativeFrom="column">
                <wp:posOffset>1361440</wp:posOffset>
              </wp:positionH>
              <wp:positionV relativeFrom="paragraph">
                <wp:posOffset>154305</wp:posOffset>
              </wp:positionV>
              <wp:extent cx="2717800" cy="2849880"/>
              <wp:effectExtent l="0" t="0" r="635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7800" cy="28498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ins>
    </w:p>
    <w:p w14:paraId="391784ED" w14:textId="77777777" w:rsidR="00BC55FB" w:rsidRPr="00BC55FB" w:rsidRDefault="000B27C6" w:rsidP="000B27C6">
      <w:pPr>
        <w:pStyle w:val="ListParagraph"/>
        <w:numPr>
          <w:ilvl w:val="2"/>
          <w:numId w:val="25"/>
        </w:numPr>
        <w:rPr>
          <w:ins w:id="307" w:author="Kayaoglu, Tuncay" w:date="2024-02-13T12:25:00Z"/>
          <w:rFonts w:ascii="Consolas" w:hAnsi="Consolas"/>
          <w:color w:val="000000"/>
          <w:sz w:val="20"/>
          <w:szCs w:val="20"/>
          <w:rPrChange w:id="308" w:author="Kayaoglu, Tuncay" w:date="2024-02-13T12:25:00Z">
            <w:rPr>
              <w:ins w:id="309" w:author="Kayaoglu, Tuncay" w:date="2024-02-13T12:25:00Z"/>
              <w:rFonts w:eastAsia="Times New Roman"/>
            </w:rPr>
          </w:rPrChange>
        </w:rPr>
      </w:pPr>
      <w:bookmarkStart w:id="310" w:name="OLE_LINK9"/>
      <w:ins w:id="311" w:author="Kanal, Ozgun" w:date="2024-02-12T17:39:00Z">
        <w:r w:rsidRPr="000930FC">
          <w:rPr>
            <w:rFonts w:eastAsia="Times New Roman"/>
            <w:rPrChange w:id="312" w:author="Kanal, Ozgun" w:date="2024-02-12T19:51:00Z">
              <w:rPr>
                <w:rFonts w:ascii="Consolas" w:hAnsi="Consolas"/>
                <w:color w:val="000000"/>
                <w:sz w:val="20"/>
                <w:szCs w:val="20"/>
              </w:rPr>
            </w:rPrChange>
          </w:rPr>
          <w:t>Choose the “Use C</w:t>
        </w:r>
      </w:ins>
      <w:ins w:id="313" w:author="Kanal, Ozgun" w:date="2024-02-12T17:40:00Z">
        <w:r w:rsidRPr="000930FC">
          <w:rPr>
            <w:rFonts w:eastAsia="Times New Roman"/>
            <w:rPrChange w:id="314" w:author="Kanal, Ozgun" w:date="2024-02-12T19:51:00Z">
              <w:rPr>
                <w:rFonts w:ascii="Consolas" w:hAnsi="Consolas"/>
                <w:color w:val="000000"/>
                <w:sz w:val="20"/>
                <w:szCs w:val="20"/>
              </w:rPr>
            </w:rPrChange>
          </w:rPr>
          <w:t xml:space="preserve">ustom Build Arguments” </w:t>
        </w:r>
        <w:del w:id="315" w:author="Kayaoglu, Tuncay" w:date="2024-02-13T12:25:00Z">
          <w:r w:rsidRPr="000930FC" w:rsidDel="00BC55FB">
            <w:rPr>
              <w:rFonts w:eastAsia="Times New Roman"/>
              <w:rPrChange w:id="316" w:author="Kanal, Ozgun" w:date="2024-02-12T19:51:00Z">
                <w:rPr>
                  <w:rFonts w:ascii="Consolas" w:hAnsi="Consolas"/>
                  <w:color w:val="000000"/>
                  <w:sz w:val="20"/>
                  <w:szCs w:val="20"/>
                </w:rPr>
              </w:rPrChange>
            </w:rPr>
            <w:delText xml:space="preserve">and </w:delText>
          </w:r>
        </w:del>
      </w:ins>
    </w:p>
    <w:p w14:paraId="56535947" w14:textId="77777777" w:rsidR="00BC55FB" w:rsidRPr="00BC55FB" w:rsidRDefault="00BC55FB">
      <w:pPr>
        <w:pStyle w:val="ListParagraph"/>
        <w:rPr>
          <w:ins w:id="317" w:author="Kayaoglu, Tuncay" w:date="2024-02-13T12:25:00Z"/>
          <w:rFonts w:eastAsia="Times New Roman"/>
          <w:rPrChange w:id="318" w:author="Kayaoglu, Tuncay" w:date="2024-02-13T12:25:00Z">
            <w:rPr>
              <w:ins w:id="319" w:author="Kayaoglu, Tuncay" w:date="2024-02-13T12:25:00Z"/>
            </w:rPr>
          </w:rPrChange>
        </w:rPr>
        <w:pPrChange w:id="320" w:author="Kayaoglu, Tuncay" w:date="2024-02-13T12:25:00Z">
          <w:pPr>
            <w:pStyle w:val="ListParagraph"/>
            <w:numPr>
              <w:ilvl w:val="2"/>
              <w:numId w:val="25"/>
            </w:numPr>
            <w:ind w:left="2160" w:hanging="180"/>
          </w:pPr>
        </w:pPrChange>
      </w:pPr>
    </w:p>
    <w:p w14:paraId="60E151AE" w14:textId="7470330E" w:rsidR="00BC55FB" w:rsidRPr="00BC55FB" w:rsidRDefault="00BC55FB" w:rsidP="000B27C6">
      <w:pPr>
        <w:pStyle w:val="ListParagraph"/>
        <w:numPr>
          <w:ilvl w:val="2"/>
          <w:numId w:val="25"/>
        </w:numPr>
        <w:rPr>
          <w:ins w:id="321" w:author="Kayaoglu, Tuncay" w:date="2024-02-13T12:24:00Z"/>
          <w:rFonts w:ascii="Consolas" w:hAnsi="Consolas"/>
          <w:color w:val="000000"/>
          <w:sz w:val="20"/>
          <w:szCs w:val="20"/>
          <w:rPrChange w:id="322" w:author="Kayaoglu, Tuncay" w:date="2024-02-13T12:24:00Z">
            <w:rPr>
              <w:ins w:id="323" w:author="Kayaoglu, Tuncay" w:date="2024-02-13T12:24:00Z"/>
              <w:rFonts w:eastAsia="Times New Roman"/>
            </w:rPr>
          </w:rPrChange>
        </w:rPr>
      </w:pPr>
      <w:ins w:id="324" w:author="Kayaoglu, Tuncay" w:date="2024-02-13T12:25:00Z">
        <w:r>
          <w:rPr>
            <w:rFonts w:eastAsia="Times New Roman"/>
          </w:rPr>
          <w:t xml:space="preserve">Into the Build arguments field, </w:t>
        </w:r>
      </w:ins>
      <w:ins w:id="325" w:author="Kanal, Ozgun" w:date="2024-02-12T17:40:00Z">
        <w:r w:rsidR="000B27C6" w:rsidRPr="000930FC">
          <w:rPr>
            <w:rFonts w:eastAsia="Times New Roman"/>
            <w:rPrChange w:id="326" w:author="Kanal, Ozgun" w:date="2024-02-12T19:51:00Z">
              <w:rPr>
                <w:rFonts w:ascii="Consolas" w:hAnsi="Consolas"/>
                <w:color w:val="000000"/>
                <w:sz w:val="20"/>
                <w:szCs w:val="20"/>
              </w:rPr>
            </w:rPrChange>
          </w:rPr>
          <w:t>type “release”</w:t>
        </w:r>
        <w:r w:rsidR="00B84319" w:rsidRPr="000930FC">
          <w:rPr>
            <w:rFonts w:eastAsia="Times New Roman"/>
            <w:rPrChange w:id="327" w:author="Kanal, Ozgun" w:date="2024-02-12T19:51:00Z">
              <w:rPr>
                <w:rFonts w:ascii="Consolas" w:hAnsi="Consolas"/>
                <w:color w:val="000000"/>
                <w:sz w:val="20"/>
                <w:szCs w:val="20"/>
              </w:rPr>
            </w:rPrChange>
          </w:rPr>
          <w:t xml:space="preserve"> (without the quotes</w:t>
        </w:r>
      </w:ins>
      <w:ins w:id="328" w:author="Kayaoglu, Tuncay" w:date="2024-02-13T12:24:00Z">
        <w:r>
          <w:rPr>
            <w:rFonts w:eastAsia="Times New Roman"/>
          </w:rPr>
          <w:t xml:space="preserve"> and all lowercase.</w:t>
        </w:r>
      </w:ins>
      <w:ins w:id="329" w:author="Kanal, Ozgun" w:date="2024-02-12T17:40:00Z">
        <w:r w:rsidR="00B84319" w:rsidRPr="000930FC">
          <w:rPr>
            <w:rFonts w:eastAsia="Times New Roman"/>
            <w:rPrChange w:id="330" w:author="Kanal, Ozgun" w:date="2024-02-12T19:51:00Z">
              <w:rPr>
                <w:rFonts w:ascii="Consolas" w:hAnsi="Consolas"/>
                <w:color w:val="000000"/>
                <w:sz w:val="20"/>
                <w:szCs w:val="20"/>
              </w:rPr>
            </w:rPrChange>
          </w:rPr>
          <w:t xml:space="preserve">). </w:t>
        </w:r>
      </w:ins>
    </w:p>
    <w:p w14:paraId="3F0779D2" w14:textId="77777777" w:rsidR="00BC55FB" w:rsidRPr="00BC55FB" w:rsidRDefault="00BC55FB">
      <w:pPr>
        <w:pStyle w:val="ListParagraph"/>
        <w:rPr>
          <w:ins w:id="331" w:author="Kayaoglu, Tuncay" w:date="2024-02-13T12:24:00Z"/>
          <w:rFonts w:eastAsia="Times New Roman"/>
          <w:rPrChange w:id="332" w:author="Kayaoglu, Tuncay" w:date="2024-02-13T12:24:00Z">
            <w:rPr>
              <w:ins w:id="333" w:author="Kayaoglu, Tuncay" w:date="2024-02-13T12:24:00Z"/>
            </w:rPr>
          </w:rPrChange>
        </w:rPr>
        <w:pPrChange w:id="334" w:author="Kayaoglu, Tuncay" w:date="2024-02-13T12:24:00Z">
          <w:pPr>
            <w:pStyle w:val="ListParagraph"/>
            <w:numPr>
              <w:ilvl w:val="2"/>
              <w:numId w:val="25"/>
            </w:numPr>
            <w:ind w:left="2160" w:hanging="180"/>
          </w:pPr>
        </w:pPrChange>
      </w:pPr>
    </w:p>
    <w:p w14:paraId="6E28A5C3" w14:textId="726B41F5" w:rsidR="000B27C6" w:rsidRPr="009B4CB1" w:rsidRDefault="00B84319" w:rsidP="000B27C6">
      <w:pPr>
        <w:pStyle w:val="ListParagraph"/>
        <w:numPr>
          <w:ilvl w:val="2"/>
          <w:numId w:val="25"/>
        </w:numPr>
        <w:rPr>
          <w:ins w:id="335" w:author="Kanal, Ozgun" w:date="2024-02-13T14:30:00Z"/>
          <w:rFonts w:ascii="Consolas" w:hAnsi="Consolas"/>
          <w:color w:val="000000"/>
          <w:sz w:val="20"/>
          <w:szCs w:val="20"/>
          <w:rPrChange w:id="336" w:author="Kanal, Ozgun" w:date="2024-02-13T14:30:00Z">
            <w:rPr>
              <w:ins w:id="337" w:author="Kanal, Ozgun" w:date="2024-02-13T14:30:00Z"/>
              <w:rFonts w:eastAsia="Times New Roman"/>
            </w:rPr>
          </w:rPrChange>
        </w:rPr>
      </w:pPr>
      <w:ins w:id="338" w:author="Kanal, Ozgun" w:date="2024-02-12T17:40:00Z">
        <w:r w:rsidRPr="000930FC">
          <w:rPr>
            <w:rFonts w:eastAsia="Times New Roman"/>
            <w:rPrChange w:id="339" w:author="Kanal, Ozgun" w:date="2024-02-12T19:51:00Z">
              <w:rPr>
                <w:rFonts w:ascii="Consolas" w:hAnsi="Consolas"/>
                <w:color w:val="000000"/>
                <w:sz w:val="20"/>
                <w:szCs w:val="20"/>
              </w:rPr>
            </w:rPrChange>
          </w:rPr>
          <w:t>Click “Apply”</w:t>
        </w:r>
      </w:ins>
      <w:ins w:id="340" w:author="Kayaoglu, Tuncay" w:date="2024-02-13T12:25:00Z">
        <w:r w:rsidR="00BC55FB">
          <w:rPr>
            <w:rFonts w:eastAsia="Times New Roman"/>
          </w:rPr>
          <w:t>,</w:t>
        </w:r>
      </w:ins>
      <w:ins w:id="341" w:author="Kanal, Ozgun" w:date="2024-02-12T17:40:00Z">
        <w:r w:rsidRPr="000930FC">
          <w:rPr>
            <w:rFonts w:eastAsia="Times New Roman"/>
            <w:rPrChange w:id="342" w:author="Kanal, Ozgun" w:date="2024-02-12T19:51:00Z">
              <w:rPr>
                <w:rFonts w:ascii="Consolas" w:hAnsi="Consolas"/>
                <w:color w:val="000000"/>
                <w:sz w:val="20"/>
                <w:szCs w:val="20"/>
              </w:rPr>
            </w:rPrChange>
          </w:rPr>
          <w:t xml:space="preserve"> then “Apply and Close”.</w:t>
        </w:r>
      </w:ins>
      <w:bookmarkEnd w:id="310"/>
    </w:p>
    <w:p w14:paraId="4811A10E" w14:textId="77777777" w:rsidR="009B4CB1" w:rsidRDefault="009B4CB1">
      <w:pPr>
        <w:pStyle w:val="ListParagraph"/>
        <w:ind w:left="2160"/>
        <w:rPr>
          <w:ins w:id="343" w:author="Kanal, Ozgun" w:date="2024-02-12T17:41:00Z"/>
          <w:rFonts w:ascii="Consolas" w:hAnsi="Consolas"/>
          <w:color w:val="000000"/>
          <w:sz w:val="20"/>
          <w:szCs w:val="20"/>
        </w:rPr>
        <w:pPrChange w:id="344" w:author="Kanal, Ozgun" w:date="2024-02-13T14:30:00Z">
          <w:pPr>
            <w:pStyle w:val="ListParagraph"/>
            <w:numPr>
              <w:ilvl w:val="2"/>
              <w:numId w:val="25"/>
            </w:numPr>
            <w:ind w:left="2160" w:hanging="180"/>
          </w:pPr>
        </w:pPrChange>
      </w:pPr>
    </w:p>
    <w:p w14:paraId="25A885A0" w14:textId="77777777" w:rsidR="00AC52FD" w:rsidRDefault="00B84319">
      <w:pPr>
        <w:pStyle w:val="ListParagraph"/>
        <w:keepNext/>
        <w:ind w:left="2160"/>
        <w:rPr>
          <w:ins w:id="345" w:author="Kanal, Ozgun" w:date="2024-02-13T13:23:00Z"/>
        </w:rPr>
        <w:pPrChange w:id="346" w:author="Kanal, Ozgun" w:date="2024-02-13T13:23:00Z">
          <w:pPr>
            <w:pStyle w:val="ListParagraph"/>
            <w:ind w:left="2160"/>
          </w:pPr>
        </w:pPrChange>
      </w:pPr>
      <w:ins w:id="347" w:author="Kanal, Ozgun" w:date="2024-02-12T17:41:00Z">
        <w:r>
          <w:rPr>
            <w:rFonts w:ascii="Consolas" w:hAnsi="Consolas"/>
            <w:noProof/>
            <w:color w:val="000000"/>
            <w:sz w:val="20"/>
            <w:szCs w:val="20"/>
          </w:rPr>
          <w:drawing>
            <wp:inline distT="0" distB="0" distL="0" distR="0" wp14:anchorId="11109848" wp14:editId="2F98567D">
              <wp:extent cx="2753360" cy="2717800"/>
              <wp:effectExtent l="0" t="0" r="889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3360" cy="2717800"/>
                      </a:xfrm>
                      <a:prstGeom prst="rect">
                        <a:avLst/>
                      </a:prstGeom>
                      <a:ln>
                        <a:noFill/>
                      </a:ln>
                      <a:effectLst>
                        <a:softEdge rad="112500"/>
                      </a:effectLst>
                    </pic:spPr>
                  </pic:pic>
                </a:graphicData>
              </a:graphic>
            </wp:inline>
          </w:drawing>
        </w:r>
      </w:ins>
    </w:p>
    <w:p w14:paraId="1CF8AB5A" w14:textId="1F91B4FE" w:rsidR="00B84319" w:rsidRDefault="00AC52FD">
      <w:pPr>
        <w:pStyle w:val="Caption"/>
        <w:ind w:left="1800" w:firstLine="360"/>
        <w:rPr>
          <w:ins w:id="348" w:author="Kanal, Ozgun" w:date="2024-02-12T17:41:00Z"/>
          <w:rFonts w:ascii="Consolas" w:hAnsi="Consolas"/>
          <w:color w:val="000000"/>
          <w:sz w:val="20"/>
          <w:szCs w:val="20"/>
        </w:rPr>
        <w:pPrChange w:id="349" w:author="Kanal, Ozgun" w:date="2024-02-13T13:23:00Z">
          <w:pPr>
            <w:pStyle w:val="ListParagraph"/>
            <w:ind w:left="2160"/>
          </w:pPr>
        </w:pPrChange>
      </w:pPr>
      <w:bookmarkStart w:id="350" w:name="_Ref158723426"/>
      <w:bookmarkStart w:id="351" w:name="_Toc158727114"/>
      <w:ins w:id="352" w:author="Kanal, Ozgun" w:date="2024-02-13T13:23:00Z">
        <w:r>
          <w:t xml:space="preserve">Figure </w:t>
        </w:r>
        <w:r>
          <w:fldChar w:fldCharType="begin"/>
        </w:r>
        <w:r>
          <w:instrText xml:space="preserve"> SEQ Figure \* ARABIC </w:instrText>
        </w:r>
      </w:ins>
      <w:r>
        <w:fldChar w:fldCharType="separate"/>
      </w:r>
      <w:ins w:id="353" w:author="Kanal, Ozgun" w:date="2024-02-13T16:14:00Z">
        <w:r w:rsidR="006F478C">
          <w:rPr>
            <w:noProof/>
          </w:rPr>
          <w:t>9</w:t>
        </w:r>
      </w:ins>
      <w:ins w:id="354" w:author="Kanal, Ozgun" w:date="2024-02-13T13:23:00Z">
        <w:r>
          <w:fldChar w:fldCharType="end"/>
        </w:r>
        <w:r>
          <w:t xml:space="preserve"> : Custom build argument configuration</w:t>
        </w:r>
      </w:ins>
      <w:bookmarkEnd w:id="350"/>
      <w:bookmarkEnd w:id="351"/>
    </w:p>
    <w:p w14:paraId="2BD7BD71" w14:textId="77777777" w:rsidR="00B84319" w:rsidRPr="000B27C6" w:rsidRDefault="00B84319">
      <w:pPr>
        <w:pStyle w:val="ListParagraph"/>
        <w:ind w:left="2160"/>
        <w:rPr>
          <w:rFonts w:ascii="Consolas" w:hAnsi="Consolas"/>
          <w:color w:val="000000"/>
          <w:sz w:val="20"/>
          <w:szCs w:val="20"/>
          <w:rPrChange w:id="355" w:author="Kanal, Ozgun" w:date="2024-02-12T17:34:00Z">
            <w:rPr/>
          </w:rPrChange>
        </w:rPr>
        <w:pPrChange w:id="356" w:author="Kanal, Ozgun" w:date="2024-02-12T17:41:00Z">
          <w:pPr>
            <w:ind w:left="1440"/>
          </w:pPr>
        </w:pPrChange>
      </w:pPr>
    </w:p>
    <w:p w14:paraId="4D769196" w14:textId="77777777" w:rsidR="001E1795" w:rsidRPr="00D5614A" w:rsidRDefault="001E1795" w:rsidP="001E1795">
      <w:pPr>
        <w:pStyle w:val="ListParagraph"/>
        <w:numPr>
          <w:ilvl w:val="0"/>
          <w:numId w:val="25"/>
        </w:numPr>
        <w:spacing w:before="0" w:after="0" w:line="240" w:lineRule="auto"/>
        <w:contextualSpacing w:val="0"/>
        <w:rPr>
          <w:rFonts w:ascii="Calibri" w:eastAsia="Times New Roman" w:hAnsi="Calibri"/>
        </w:rPr>
      </w:pPr>
      <w:r>
        <w:rPr>
          <w:rFonts w:eastAsia="Times New Roman"/>
        </w:rPr>
        <w:t>Build the project.</w:t>
      </w:r>
    </w:p>
    <w:p w14:paraId="3E97968B" w14:textId="697F40DA" w:rsidR="001E1795" w:rsidRPr="001E1795" w:rsidRDefault="001E1795" w:rsidP="001E1795">
      <w:pPr>
        <w:pStyle w:val="ListParagraph"/>
        <w:numPr>
          <w:ilvl w:val="0"/>
          <w:numId w:val="25"/>
        </w:numPr>
        <w:spacing w:before="0" w:after="0" w:line="240" w:lineRule="auto"/>
        <w:contextualSpacing w:val="0"/>
        <w:rPr>
          <w:rFonts w:ascii="Calibri" w:eastAsia="Times New Roman" w:hAnsi="Calibri"/>
        </w:rPr>
      </w:pPr>
      <w:r>
        <w:rPr>
          <w:rFonts w:eastAsia="Times New Roman"/>
        </w:rPr>
        <w:t>.bin file is generated under build folder.</w:t>
      </w:r>
    </w:p>
    <w:p w14:paraId="13DA9635" w14:textId="38F61364" w:rsidR="00C80383" w:rsidRPr="00D7779A" w:rsidRDefault="00C80383" w:rsidP="001467FD">
      <w:pPr>
        <w:pStyle w:val="H3-Heading"/>
      </w:pPr>
      <w:bookmarkStart w:id="357" w:name="_Toc87569043"/>
      <w:r w:rsidRPr="00D7779A">
        <w:t>Converting</w:t>
      </w:r>
      <w:r>
        <w:t xml:space="preserve"> the</w:t>
      </w:r>
      <w:r w:rsidRPr="00D7779A">
        <w:t xml:space="preserve"> .bin </w:t>
      </w:r>
      <w:r>
        <w:t>F</w:t>
      </w:r>
      <w:r w:rsidRPr="00D7779A">
        <w:t xml:space="preserve">ile to </w:t>
      </w:r>
      <w:proofErr w:type="gramStart"/>
      <w:r>
        <w:t xml:space="preserve">the </w:t>
      </w:r>
      <w:r w:rsidRPr="00D7779A">
        <w:t>.</w:t>
      </w:r>
      <w:proofErr w:type="spellStart"/>
      <w:r w:rsidRPr="00D7779A">
        <w:t>msbl</w:t>
      </w:r>
      <w:proofErr w:type="spellEnd"/>
      <w:proofErr w:type="gramEnd"/>
      <w:r w:rsidRPr="00D7779A">
        <w:t xml:space="preserve"> </w:t>
      </w:r>
      <w:r>
        <w:t>F</w:t>
      </w:r>
      <w:r w:rsidRPr="00D7779A">
        <w:t xml:space="preserve">ile </w:t>
      </w:r>
      <w:r>
        <w:t>F</w:t>
      </w:r>
      <w:r w:rsidRPr="00D7779A">
        <w:t>ormat</w:t>
      </w:r>
      <w:bookmarkEnd w:id="357"/>
    </w:p>
    <w:p w14:paraId="43C11A6A" w14:textId="77777777" w:rsidR="00C80383" w:rsidRDefault="00C80383" w:rsidP="00C80383">
      <w:pPr>
        <w:pStyle w:val="Body"/>
      </w:pPr>
      <w:r>
        <w:t xml:space="preserve">The </w:t>
      </w:r>
      <w:r w:rsidRPr="00D7779A">
        <w:t>.</w:t>
      </w:r>
      <w:proofErr w:type="spellStart"/>
      <w:r w:rsidRPr="00D7779A">
        <w:t>msbl</w:t>
      </w:r>
      <w:proofErr w:type="spellEnd"/>
      <w:r w:rsidRPr="00D7779A">
        <w:t xml:space="preserve"> file is generated automatically by using </w:t>
      </w:r>
      <w:proofErr w:type="gramStart"/>
      <w:r>
        <w:t>a .</w:t>
      </w:r>
      <w:proofErr w:type="spellStart"/>
      <w:r w:rsidRPr="00D7779A">
        <w:t>msbl</w:t>
      </w:r>
      <w:proofErr w:type="spellEnd"/>
      <w:proofErr w:type="gramEnd"/>
      <w:r w:rsidRPr="00D7779A">
        <w:t xml:space="preserve"> generator</w:t>
      </w:r>
      <w:r>
        <w:t>.</w:t>
      </w:r>
    </w:p>
    <w:p w14:paraId="621F1FF5" w14:textId="77777777" w:rsidR="00C80383" w:rsidRDefault="00C80383" w:rsidP="00C80383">
      <w:pPr>
        <w:pStyle w:val="Default"/>
        <w:rPr>
          <w:sz w:val="22"/>
        </w:rPr>
      </w:pPr>
    </w:p>
    <w:p w14:paraId="031D8469" w14:textId="7A474ADC" w:rsidR="00C80383" w:rsidRDefault="00C80383" w:rsidP="001E1795">
      <w:pPr>
        <w:pStyle w:val="Default"/>
        <w:rPr>
          <w:sz w:val="22"/>
        </w:rPr>
      </w:pPr>
      <w:r>
        <w:rPr>
          <w:sz w:val="22"/>
        </w:rPr>
        <w:t xml:space="preserve">1. </w:t>
      </w:r>
      <w:r w:rsidR="001E1795">
        <w:rPr>
          <w:sz w:val="22"/>
        </w:rPr>
        <w:t xml:space="preserve">Navigate to the directory </w:t>
      </w:r>
      <w:r w:rsidR="00B9557D">
        <w:rPr>
          <w:sz w:val="22"/>
        </w:rPr>
        <w:t>consisting of</w:t>
      </w:r>
      <w:r w:rsidR="001E1795">
        <w:rPr>
          <w:sz w:val="22"/>
        </w:rPr>
        <w:t xml:space="preserve"> </w:t>
      </w:r>
      <w:proofErr w:type="spellStart"/>
      <w:r w:rsidR="001E1795">
        <w:rPr>
          <w:sz w:val="22"/>
        </w:rPr>
        <w:t>msbl</w:t>
      </w:r>
      <w:proofErr w:type="spellEnd"/>
      <w:r w:rsidR="001E1795">
        <w:rPr>
          <w:sz w:val="22"/>
        </w:rPr>
        <w:t xml:space="preserve"> generator and the .bin file to be converted in the </w:t>
      </w:r>
      <w:r w:rsidR="001E1795">
        <w:rPr>
          <w:b/>
          <w:bCs/>
          <w:sz w:val="22"/>
        </w:rPr>
        <w:t xml:space="preserve">MinGW </w:t>
      </w:r>
      <w:r w:rsidR="001E1795">
        <w:rPr>
          <w:sz w:val="22"/>
        </w:rPr>
        <w:t>window.</w:t>
      </w:r>
    </w:p>
    <w:p w14:paraId="21BEB7FF" w14:textId="77777777" w:rsidR="001E1795" w:rsidRDefault="001E1795" w:rsidP="001E1795">
      <w:pPr>
        <w:pStyle w:val="Default"/>
        <w:rPr>
          <w:sz w:val="22"/>
        </w:rPr>
      </w:pPr>
    </w:p>
    <w:p w14:paraId="539989FE" w14:textId="01C97673" w:rsidR="001E1795" w:rsidRDefault="00C80383" w:rsidP="001E1795">
      <w:pPr>
        <w:pStyle w:val="Default"/>
        <w:rPr>
          <w:sz w:val="22"/>
        </w:rPr>
      </w:pPr>
      <w:r>
        <w:rPr>
          <w:sz w:val="22"/>
        </w:rPr>
        <w:t xml:space="preserve">2. </w:t>
      </w:r>
      <w:r w:rsidR="001E1795">
        <w:rPr>
          <w:sz w:val="22"/>
        </w:rPr>
        <w:t xml:space="preserve">Enter the following command in the </w:t>
      </w:r>
      <w:r w:rsidR="001E1795">
        <w:rPr>
          <w:b/>
          <w:bCs/>
          <w:sz w:val="22"/>
        </w:rPr>
        <w:t xml:space="preserve">MinGW </w:t>
      </w:r>
      <w:r w:rsidR="001E1795">
        <w:rPr>
          <w:sz w:val="22"/>
        </w:rPr>
        <w:t>window</w:t>
      </w:r>
      <w:r w:rsidR="001E1795" w:rsidRPr="00243DD5">
        <w:rPr>
          <w:sz w:val="22"/>
        </w:rPr>
        <w:t xml:space="preserve"> to convert the .bin</w:t>
      </w:r>
      <w:r w:rsidR="001E1795">
        <w:rPr>
          <w:sz w:val="22"/>
        </w:rPr>
        <w:t xml:space="preserve"> (max78000.bin as an example)</w:t>
      </w:r>
      <w:r w:rsidR="001E1795" w:rsidRPr="00243DD5">
        <w:rPr>
          <w:sz w:val="22"/>
        </w:rPr>
        <w:t xml:space="preserve"> application to a .</w:t>
      </w:r>
      <w:proofErr w:type="spellStart"/>
      <w:r w:rsidR="001E1795" w:rsidRPr="00243DD5">
        <w:rPr>
          <w:sz w:val="22"/>
        </w:rPr>
        <w:t>msbl</w:t>
      </w:r>
      <w:proofErr w:type="spellEnd"/>
      <w:r w:rsidR="001E1795" w:rsidRPr="00243DD5">
        <w:rPr>
          <w:sz w:val="22"/>
        </w:rPr>
        <w:t xml:space="preserve"> file:</w:t>
      </w:r>
    </w:p>
    <w:p w14:paraId="3B4E4DC8" w14:textId="10FF7DDF" w:rsidR="001E1795" w:rsidRPr="00E75D5E" w:rsidRDefault="001E1795" w:rsidP="001E1795">
      <w:pPr>
        <w:pStyle w:val="Default"/>
        <w:ind w:left="360" w:firstLine="360"/>
        <w:rPr>
          <w:rFonts w:ascii="Courier New" w:hAnsi="Courier New" w:cs="Courier New"/>
          <w:i/>
          <w:iCs/>
          <w:sz w:val="22"/>
        </w:rPr>
      </w:pPr>
      <w:r w:rsidRPr="00E75D5E">
        <w:rPr>
          <w:rFonts w:ascii="Courier New" w:hAnsi="Courier New" w:cs="Courier New"/>
          <w:i/>
          <w:iCs/>
          <w:sz w:val="22"/>
        </w:rPr>
        <w:t>./msblGenWin32.exe max</w:t>
      </w:r>
      <w:r>
        <w:rPr>
          <w:rFonts w:ascii="Courier New" w:hAnsi="Courier New" w:cs="Courier New"/>
          <w:i/>
          <w:iCs/>
          <w:sz w:val="22"/>
        </w:rPr>
        <w:t>78000</w:t>
      </w:r>
      <w:r w:rsidRPr="00E75D5E">
        <w:rPr>
          <w:rFonts w:ascii="Courier New" w:hAnsi="Courier New" w:cs="Courier New"/>
          <w:i/>
          <w:iCs/>
          <w:sz w:val="22"/>
        </w:rPr>
        <w:t>.bin MAX</w:t>
      </w:r>
      <w:r>
        <w:rPr>
          <w:rFonts w:ascii="Courier New" w:hAnsi="Courier New" w:cs="Courier New"/>
          <w:i/>
          <w:iCs/>
          <w:sz w:val="22"/>
        </w:rPr>
        <w:t>78000</w:t>
      </w:r>
      <w:r w:rsidRPr="00E75D5E">
        <w:rPr>
          <w:rFonts w:ascii="Courier New" w:hAnsi="Courier New" w:cs="Courier New"/>
          <w:i/>
          <w:iCs/>
          <w:sz w:val="22"/>
        </w:rPr>
        <w:t xml:space="preserve"> 8192</w:t>
      </w:r>
      <w:r>
        <w:rPr>
          <w:rFonts w:ascii="Courier New" w:hAnsi="Courier New" w:cs="Courier New"/>
          <w:i/>
          <w:iCs/>
          <w:sz w:val="22"/>
        </w:rPr>
        <w:t xml:space="preserve"> </w:t>
      </w:r>
      <w:r w:rsidRPr="004621F1">
        <w:rPr>
          <w:rFonts w:ascii="Courier New" w:hAnsi="Courier New" w:cs="Courier New"/>
          <w:i/>
          <w:iCs/>
          <w:sz w:val="22"/>
        </w:rPr>
        <w:t>max78000_key.txt</w:t>
      </w:r>
    </w:p>
    <w:p w14:paraId="438CF436" w14:textId="77777777" w:rsidR="001E1795" w:rsidRPr="00FD249B" w:rsidRDefault="001E1795" w:rsidP="001E1795">
      <w:pPr>
        <w:pStyle w:val="Default"/>
        <w:rPr>
          <w:i/>
          <w:iCs/>
          <w:sz w:val="22"/>
        </w:rPr>
      </w:pPr>
    </w:p>
    <w:p w14:paraId="34EF9C4B" w14:textId="690CAFF0" w:rsidR="00BF7964" w:rsidRDefault="001E1795" w:rsidP="001E1795">
      <w:pPr>
        <w:pStyle w:val="Body"/>
        <w:rPr>
          <w:i/>
          <w:iCs/>
          <w:szCs w:val="22"/>
        </w:rPr>
      </w:pPr>
      <w:r>
        <w:t>3. “</w:t>
      </w:r>
      <w:r>
        <w:rPr>
          <w:i/>
          <w:iCs/>
          <w:szCs w:val="22"/>
        </w:rPr>
        <w:t>max78000.msbl” file will be generated</w:t>
      </w:r>
    </w:p>
    <w:p w14:paraId="795003C8" w14:textId="77777777" w:rsidR="009A2093" w:rsidRDefault="009A2093" w:rsidP="001E1795">
      <w:pPr>
        <w:pStyle w:val="Body"/>
        <w:rPr>
          <w:ins w:id="358" w:author="Kanal, Ozgun" w:date="2024-02-12T19:42:00Z"/>
        </w:rPr>
      </w:pPr>
    </w:p>
    <w:p w14:paraId="3A1BFE91" w14:textId="60E05861" w:rsidR="001E1795" w:rsidRPr="001E1795" w:rsidRDefault="009A2093" w:rsidP="001E1795">
      <w:pPr>
        <w:pStyle w:val="Body"/>
      </w:pPr>
      <w:ins w:id="359" w:author="Kanal, Ozgun" w:date="2024-02-12T19:39:00Z">
        <w:r>
          <w:t xml:space="preserve">Note that </w:t>
        </w:r>
      </w:ins>
      <w:ins w:id="360" w:author="Kanal, Ozgun" w:date="2024-02-12T19:40:00Z">
        <w:r>
          <w:t>the msblGenWin32.exe, the binary file</w:t>
        </w:r>
      </w:ins>
      <w:ins w:id="361" w:author="Kayaoglu, Tuncay" w:date="2024-02-13T12:16:00Z">
        <w:r w:rsidR="00E07B97">
          <w:t>,</w:t>
        </w:r>
      </w:ins>
      <w:ins w:id="362" w:author="Kanal, Ozgun" w:date="2024-02-12T19:40:00Z">
        <w:r>
          <w:t xml:space="preserve"> </w:t>
        </w:r>
      </w:ins>
      <w:ins w:id="363" w:author="Kanal, Ozgun" w:date="2024-02-12T19:41:00Z">
        <w:r>
          <w:t xml:space="preserve">and the key text file might be in different directories. </w:t>
        </w:r>
        <w:del w:id="364" w:author="Kayaoglu, Tuncay" w:date="2024-02-13T12:17:00Z">
          <w:r w:rsidDel="00E07B97">
            <w:delText>Therefore</w:delText>
          </w:r>
        </w:del>
      </w:ins>
      <w:ins w:id="365" w:author="Kayaoglu, Tuncay" w:date="2024-02-13T12:17:00Z">
        <w:r w:rsidR="00E07B97">
          <w:t>So</w:t>
        </w:r>
      </w:ins>
      <w:ins w:id="366" w:author="Kanal, Ozgun" w:date="2024-02-12T19:41:00Z">
        <w:r>
          <w:t xml:space="preserve">, don’t forget to give the path of them individually using the command in </w:t>
        </w:r>
      </w:ins>
      <w:ins w:id="367" w:author="Kanal, Ozgun" w:date="2024-02-12T19:42:00Z">
        <w:r>
          <w:t>step 2.</w:t>
        </w:r>
      </w:ins>
    </w:p>
    <w:p w14:paraId="21A8F0E8" w14:textId="13282C87" w:rsidR="00BF7964" w:rsidRPr="004D611E" w:rsidRDefault="00BF7964" w:rsidP="001467FD">
      <w:pPr>
        <w:pStyle w:val="H3-Heading"/>
      </w:pPr>
      <w:bookmarkStart w:id="368" w:name="_Toc87569044"/>
      <w:r w:rsidRPr="004D611E">
        <w:t xml:space="preserve">Programming </w:t>
      </w:r>
      <w:r>
        <w:t>Keys to the Bootloader</w:t>
      </w:r>
      <w:bookmarkEnd w:id="368"/>
    </w:p>
    <w:p w14:paraId="692EC7C0" w14:textId="77777777" w:rsidR="00BF7964" w:rsidRPr="002C594E" w:rsidRDefault="00BF7964" w:rsidP="00BF7964">
      <w:pPr>
        <w:pStyle w:val="Body"/>
      </w:pPr>
      <w:r w:rsidRPr="000A4E90">
        <w:t xml:space="preserve">To </w:t>
      </w:r>
      <w:r>
        <w:t>program the keys to the MAX78000 by using the MAX78000 bootloader</w:t>
      </w:r>
      <w:r w:rsidRPr="000A4E90">
        <w:t xml:space="preserve">, </w:t>
      </w:r>
      <w:r>
        <w:t>use the</w:t>
      </w:r>
      <w:r w:rsidRPr="000A4E90">
        <w:t xml:space="preserve"> follow</w:t>
      </w:r>
      <w:r>
        <w:t>ing</w:t>
      </w:r>
      <w:r w:rsidRPr="000A4E90">
        <w:t xml:space="preserve"> steps</w:t>
      </w:r>
      <w:r>
        <w:t>:</w:t>
      </w:r>
    </w:p>
    <w:p w14:paraId="42B1F7ED" w14:textId="4C83C42F" w:rsidR="00BF7964" w:rsidRDefault="00BF7964" w:rsidP="00BF7964">
      <w:pPr>
        <w:pStyle w:val="BodyIndent-TextNumbering"/>
        <w:numPr>
          <w:ilvl w:val="0"/>
          <w:numId w:val="0"/>
        </w:numPr>
        <w:ind w:left="720"/>
      </w:pPr>
      <w:r>
        <w:t>At</w:t>
      </w:r>
      <w:r w:rsidRPr="00962371">
        <w:t xml:space="preserve"> the command prompt or in the PowerShell window, enter the following commands, replacing </w:t>
      </w:r>
      <w:proofErr w:type="spellStart"/>
      <w:r w:rsidRPr="00962371">
        <w:t>COMxx</w:t>
      </w:r>
      <w:proofErr w:type="spellEnd"/>
      <w:r w:rsidRPr="00962371">
        <w:t xml:space="preserve"> with the correct USB serial device COM port found in </w:t>
      </w:r>
      <w:r>
        <w:t xml:space="preserve">section </w:t>
      </w:r>
      <w:r w:rsidRPr="002052EF">
        <w:t>Programming the MAX32630FTHR</w:t>
      </w:r>
      <w:r>
        <w:t xml:space="preserve"> at </w:t>
      </w:r>
      <w:r w:rsidRPr="00962371">
        <w:t>step 4</w:t>
      </w:r>
      <w:r>
        <w:t>.</w:t>
      </w:r>
      <w:r w:rsidRPr="00962371">
        <w:t xml:space="preserve">b. </w:t>
      </w:r>
      <w:ins w:id="369" w:author="Kanal, Ozgun" w:date="2024-02-12T19:45:00Z">
        <w:r w:rsidR="00473F87">
          <w:t>The “download_fw_over_host.exe” executable file resides in the MAX78000_MSBL directory.</w:t>
        </w:r>
      </w:ins>
    </w:p>
    <w:p w14:paraId="69199F3D" w14:textId="77777777" w:rsidR="00B9557D" w:rsidRDefault="00B9557D" w:rsidP="00BF7964">
      <w:pPr>
        <w:pStyle w:val="BodyIndent-TextNumbering"/>
        <w:numPr>
          <w:ilvl w:val="0"/>
          <w:numId w:val="0"/>
        </w:numPr>
        <w:ind w:left="720"/>
      </w:pPr>
    </w:p>
    <w:p w14:paraId="3455D8F9" w14:textId="05437C2E" w:rsidR="00BF7964" w:rsidRPr="004621F1" w:rsidRDefault="008B732F" w:rsidP="00BF7964">
      <w:pPr>
        <w:pStyle w:val="Default"/>
        <w:ind w:left="360" w:firstLine="360"/>
        <w:rPr>
          <w:rFonts w:ascii="Courier New" w:hAnsi="Courier New" w:cs="Courier New"/>
          <w:i/>
          <w:iCs/>
          <w:sz w:val="22"/>
        </w:rPr>
      </w:pPr>
      <w:ins w:id="370" w:author="Kanal, Ozgun" w:date="2024-02-12T17:24:00Z">
        <w:r>
          <w:rPr>
            <w:rFonts w:ascii="Courier New" w:hAnsi="Courier New" w:cs="Courier New"/>
            <w:i/>
            <w:iCs/>
            <w:sz w:val="22"/>
          </w:rPr>
          <w:t>./</w:t>
        </w:r>
      </w:ins>
      <w:r w:rsidR="00BF7964" w:rsidRPr="004621F1">
        <w:rPr>
          <w:rFonts w:ascii="Courier New" w:hAnsi="Courier New" w:cs="Courier New"/>
          <w:i/>
          <w:iCs/>
          <w:sz w:val="22"/>
        </w:rPr>
        <w:t>download_fw_over_host.exe -k max78000_key.txt -p COMXX</w:t>
      </w:r>
    </w:p>
    <w:p w14:paraId="5C718CA4" w14:textId="77777777" w:rsidR="00BF7964" w:rsidRDefault="00BF7964" w:rsidP="00BF7964">
      <w:pPr>
        <w:pStyle w:val="BodyIndent-TextNumbering"/>
        <w:numPr>
          <w:ilvl w:val="0"/>
          <w:numId w:val="0"/>
        </w:numPr>
        <w:ind w:left="720"/>
      </w:pPr>
    </w:p>
    <w:p w14:paraId="0B2D54A9" w14:textId="3A7110DD" w:rsidR="00BF7964" w:rsidRPr="001C298F" w:rsidRDefault="00BF7964" w:rsidP="00BF7964">
      <w:pPr>
        <w:pStyle w:val="BodyIndent-TextNumbering"/>
        <w:numPr>
          <w:ilvl w:val="0"/>
          <w:numId w:val="0"/>
        </w:numPr>
        <w:ind w:left="720"/>
      </w:pPr>
      <w:r w:rsidRPr="001C298F">
        <w:t>Note that the shared keys are sample one and they should be updated accordingly before programming keys.</w:t>
      </w:r>
      <w:ins w:id="371" w:author="Kanal, Ozgun" w:date="2024-02-12T19:43:00Z">
        <w:r w:rsidR="004F3D7C">
          <w:t xml:space="preserve"> </w:t>
        </w:r>
      </w:ins>
      <w:ins w:id="372" w:author="Kanal, Ozgun" w:date="2024-02-12T19:45:00Z">
        <w:r w:rsidR="00473F87">
          <w:t xml:space="preserve">Moreover, </w:t>
        </w:r>
      </w:ins>
      <w:ins w:id="373" w:author="Kayaoglu, Tuncay" w:date="2024-02-13T12:17:00Z">
        <w:r w:rsidR="00E07B97">
          <w:t xml:space="preserve">the </w:t>
        </w:r>
      </w:ins>
      <w:ins w:id="374" w:author="Kanal, Ozgun" w:date="2024-02-12T19:46:00Z">
        <w:r w:rsidR="00473F87">
          <w:t>key cannot be updated unless SWD lock/unlock procedure</w:t>
        </w:r>
      </w:ins>
      <w:ins w:id="375" w:author="Kanal, Ozgun" w:date="2024-02-12T19:47:00Z">
        <w:r w:rsidR="00473F87">
          <w:t xml:space="preserve"> </w:t>
        </w:r>
      </w:ins>
      <w:ins w:id="376" w:author="Kanal, Ozgun" w:date="2024-02-12T19:46:00Z">
        <w:r w:rsidR="00473F87">
          <w:t xml:space="preserve">and </w:t>
        </w:r>
      </w:ins>
      <w:ins w:id="377" w:author="Kanal, Ozgun" w:date="2024-02-12T19:47:00Z">
        <w:r w:rsidR="00473F87">
          <w:t xml:space="preserve">this procedure can be processed </w:t>
        </w:r>
        <w:r w:rsidR="00D4487A">
          <w:t>up to</w:t>
        </w:r>
        <w:r w:rsidR="00473F87">
          <w:t xml:space="preserve"> 4 times.</w:t>
        </w:r>
      </w:ins>
    </w:p>
    <w:p w14:paraId="038A6129" w14:textId="65158C24" w:rsidR="00962371" w:rsidRPr="00B33E67" w:rsidRDefault="00962371" w:rsidP="00C80383">
      <w:pPr>
        <w:pStyle w:val="Default"/>
      </w:pPr>
    </w:p>
    <w:p w14:paraId="6EBE275A" w14:textId="6E10F221" w:rsidR="00962371" w:rsidRPr="004D611E" w:rsidRDefault="007769B3" w:rsidP="001467FD">
      <w:pPr>
        <w:pStyle w:val="H3-Heading"/>
      </w:pPr>
      <w:bookmarkStart w:id="378" w:name="_Toc30582054"/>
      <w:bookmarkStart w:id="379" w:name="_Toc87569045"/>
      <w:r>
        <w:t>MSBL File</w:t>
      </w:r>
      <w:r w:rsidR="00962371" w:rsidRPr="004D611E">
        <w:t xml:space="preserve"> Programming</w:t>
      </w:r>
      <w:bookmarkEnd w:id="378"/>
      <w:bookmarkEnd w:id="379"/>
    </w:p>
    <w:p w14:paraId="0FF89026" w14:textId="27EE9373" w:rsidR="00962371" w:rsidRPr="002C594E" w:rsidRDefault="00962371" w:rsidP="00962371">
      <w:pPr>
        <w:pStyle w:val="Body"/>
      </w:pPr>
      <w:r w:rsidRPr="000A4E90">
        <w:t xml:space="preserve">To </w:t>
      </w:r>
      <w:r>
        <w:t>flash the application to the MAX</w:t>
      </w:r>
      <w:r w:rsidR="00560DB0">
        <w:t>78000</w:t>
      </w:r>
      <w:r>
        <w:t xml:space="preserve"> by using the MAX</w:t>
      </w:r>
      <w:r w:rsidR="00560DB0">
        <w:t>78000</w:t>
      </w:r>
      <w:r>
        <w:t xml:space="preserve"> bootloader</w:t>
      </w:r>
      <w:r w:rsidRPr="000A4E90">
        <w:t xml:space="preserve">, </w:t>
      </w:r>
      <w:r>
        <w:t>use the</w:t>
      </w:r>
      <w:r w:rsidRPr="000A4E90">
        <w:t xml:space="preserve"> follow</w:t>
      </w:r>
      <w:r>
        <w:t>ing</w:t>
      </w:r>
      <w:r w:rsidRPr="000A4E90">
        <w:t xml:space="preserve"> steps</w:t>
      </w:r>
      <w:r>
        <w:t>:</w:t>
      </w:r>
    </w:p>
    <w:p w14:paraId="18B86028" w14:textId="56CD6F7B" w:rsidR="001C438E" w:rsidRDefault="00962371" w:rsidP="001C75E0">
      <w:pPr>
        <w:pStyle w:val="BodyIndent-TextNumbering"/>
        <w:numPr>
          <w:ilvl w:val="0"/>
          <w:numId w:val="0"/>
        </w:numPr>
        <w:ind w:left="720"/>
      </w:pPr>
      <w:r>
        <w:t>At</w:t>
      </w:r>
      <w:r w:rsidRPr="00962371">
        <w:t xml:space="preserve"> the command prompt or in the PowerShell window, enter the following commands, replacing </w:t>
      </w:r>
      <w:proofErr w:type="spellStart"/>
      <w:r w:rsidRPr="00962371">
        <w:t>COMxx</w:t>
      </w:r>
      <w:proofErr w:type="spellEnd"/>
      <w:r w:rsidRPr="00962371">
        <w:t xml:space="preserve"> with the correct USB serial device COM port found in </w:t>
      </w:r>
      <w:r w:rsidR="002052EF">
        <w:t xml:space="preserve">section </w:t>
      </w:r>
      <w:r w:rsidR="002052EF" w:rsidRPr="002052EF">
        <w:t>Programming the MAX32630FTHR</w:t>
      </w:r>
      <w:r w:rsidR="002052EF">
        <w:t xml:space="preserve"> at </w:t>
      </w:r>
      <w:r w:rsidRPr="00962371">
        <w:t>step 4</w:t>
      </w:r>
      <w:r w:rsidR="002052EF">
        <w:t>.</w:t>
      </w:r>
      <w:r w:rsidRPr="00962371">
        <w:t>b.</w:t>
      </w:r>
    </w:p>
    <w:p w14:paraId="223A9E99" w14:textId="77777777" w:rsidR="004621F1" w:rsidRDefault="004621F1" w:rsidP="001C75E0">
      <w:pPr>
        <w:pStyle w:val="BodyIndent-TextNumbering"/>
        <w:numPr>
          <w:ilvl w:val="0"/>
          <w:numId w:val="0"/>
        </w:numPr>
        <w:ind w:left="720"/>
      </w:pPr>
    </w:p>
    <w:p w14:paraId="7B978721" w14:textId="0BDE538B" w:rsidR="00875DCE" w:rsidRPr="004621F1" w:rsidRDefault="008B732F" w:rsidP="004621F1">
      <w:pPr>
        <w:pStyle w:val="Default"/>
        <w:ind w:left="360" w:firstLine="360"/>
        <w:rPr>
          <w:rFonts w:ascii="Courier New" w:hAnsi="Courier New" w:cs="Courier New"/>
          <w:i/>
          <w:iCs/>
          <w:sz w:val="22"/>
        </w:rPr>
      </w:pPr>
      <w:bookmarkStart w:id="380" w:name="_Hlk76045433"/>
      <w:ins w:id="381" w:author="Kanal, Ozgun" w:date="2024-02-12T17:24:00Z">
        <w:r>
          <w:rPr>
            <w:rFonts w:ascii="Courier New" w:hAnsi="Courier New" w:cs="Courier New"/>
            <w:i/>
            <w:iCs/>
            <w:sz w:val="22"/>
          </w:rPr>
          <w:t>./</w:t>
        </w:r>
      </w:ins>
      <w:r w:rsidR="00875DCE" w:rsidRPr="004621F1">
        <w:rPr>
          <w:rFonts w:ascii="Courier New" w:hAnsi="Courier New" w:cs="Courier New"/>
          <w:i/>
          <w:iCs/>
          <w:sz w:val="22"/>
        </w:rPr>
        <w:t>download_fw_over_host.</w:t>
      </w:r>
      <w:r w:rsidR="007F2BE4" w:rsidRPr="004621F1">
        <w:rPr>
          <w:rFonts w:ascii="Courier New" w:hAnsi="Courier New" w:cs="Courier New"/>
          <w:i/>
          <w:iCs/>
          <w:sz w:val="22"/>
        </w:rPr>
        <w:t>exe</w:t>
      </w:r>
      <w:r w:rsidR="00875DCE" w:rsidRPr="004621F1">
        <w:rPr>
          <w:rFonts w:ascii="Courier New" w:hAnsi="Courier New" w:cs="Courier New"/>
          <w:i/>
          <w:iCs/>
          <w:sz w:val="22"/>
        </w:rPr>
        <w:t xml:space="preserve"> -f MAX78000_Hello</w:t>
      </w:r>
      <w:r w:rsidR="00BF7964">
        <w:rPr>
          <w:rFonts w:ascii="Courier New" w:hAnsi="Courier New" w:cs="Courier New"/>
          <w:i/>
          <w:iCs/>
          <w:sz w:val="22"/>
        </w:rPr>
        <w:t>_</w:t>
      </w:r>
      <w:r w:rsidR="00875DCE" w:rsidRPr="004621F1">
        <w:rPr>
          <w:rFonts w:ascii="Courier New" w:hAnsi="Courier New" w:cs="Courier New"/>
          <w:i/>
          <w:iCs/>
          <w:sz w:val="22"/>
        </w:rPr>
        <w:t>World.msbl -p COMXX</w:t>
      </w:r>
    </w:p>
    <w:bookmarkEnd w:id="380"/>
    <w:p w14:paraId="5AD3B698" w14:textId="4B84C637" w:rsidR="00962371" w:rsidRPr="00962371" w:rsidRDefault="0034038D" w:rsidP="00A577DB">
      <w:pPr>
        <w:ind w:left="720"/>
      </w:pPr>
      <w:r w:rsidRPr="0034038D">
        <w:rPr>
          <w:noProof/>
        </w:rPr>
        <w:lastRenderedPageBreak/>
        <w:drawing>
          <wp:inline distT="0" distB="0" distL="0" distR="0" wp14:anchorId="21F61149" wp14:editId="04F52478">
            <wp:extent cx="4550262" cy="6035561"/>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103"/>
                    <a:stretch/>
                  </pic:blipFill>
                  <pic:spPr bwMode="auto">
                    <a:xfrm>
                      <a:off x="0" y="0"/>
                      <a:ext cx="4566828" cy="6057535"/>
                    </a:xfrm>
                    <a:prstGeom prst="rect">
                      <a:avLst/>
                    </a:prstGeom>
                    <a:ln>
                      <a:noFill/>
                    </a:ln>
                    <a:extLst>
                      <a:ext uri="{53640926-AAD7-44D8-BBD7-CCE9431645EC}">
                        <a14:shadowObscured xmlns:a14="http://schemas.microsoft.com/office/drawing/2010/main"/>
                      </a:ext>
                    </a:extLst>
                  </pic:spPr>
                </pic:pic>
              </a:graphicData>
            </a:graphic>
          </wp:inline>
        </w:drawing>
      </w:r>
    </w:p>
    <w:p w14:paraId="0710DBE9" w14:textId="0FD60845" w:rsidR="00962371" w:rsidRPr="00962371" w:rsidRDefault="00962371" w:rsidP="00A577DB">
      <w:pPr>
        <w:pStyle w:val="Caption-Figure"/>
        <w:ind w:left="720"/>
      </w:pPr>
      <w:bookmarkStart w:id="382" w:name="_Toc30582039"/>
      <w:bookmarkStart w:id="383" w:name="_Toc158726712"/>
      <w:bookmarkStart w:id="384" w:name="_Toc158727115"/>
      <w:r>
        <w:t xml:space="preserve">Figure </w:t>
      </w:r>
      <w:fldSimple w:instr=" SEQ Figure \* ARABIC ">
        <w:ins w:id="385" w:author="Kanal, Ozgun" w:date="2024-02-13T16:14:00Z">
          <w:r w:rsidR="006F478C">
            <w:rPr>
              <w:noProof/>
            </w:rPr>
            <w:t>10</w:t>
          </w:r>
        </w:ins>
        <w:del w:id="386" w:author="Kanal, Ozgun" w:date="2024-02-13T13:22:00Z">
          <w:r w:rsidR="00B544A0" w:rsidDel="00AC52FD">
            <w:rPr>
              <w:noProof/>
            </w:rPr>
            <w:delText>7</w:delText>
          </w:r>
        </w:del>
      </w:fldSimple>
      <w:r w:rsidRPr="00962371">
        <w:t>. Downloading firmware with the download_fw_over_host</w:t>
      </w:r>
      <w:bookmarkEnd w:id="382"/>
      <w:r w:rsidR="00BF7964">
        <w:t>.exe</w:t>
      </w:r>
      <w:bookmarkEnd w:id="383"/>
      <w:bookmarkEnd w:id="384"/>
    </w:p>
    <w:p w14:paraId="21812853" w14:textId="4C2936F1" w:rsidR="0041687E" w:rsidRDefault="00962371" w:rsidP="00962371">
      <w:pPr>
        <w:pStyle w:val="BodyIndent-TextNumbering"/>
      </w:pPr>
      <w:r>
        <w:t xml:space="preserve">The application has now been flashed to the chip. For advanced usage of flasher script, </w:t>
      </w:r>
      <w:r w:rsidRPr="00962371">
        <w:t xml:space="preserve">refer to the </w:t>
      </w:r>
      <w:r w:rsidRPr="00A577DB">
        <w:rPr>
          <w:i/>
          <w:iCs/>
        </w:rPr>
        <w:t>Firmware_downloader_usage.txt</w:t>
      </w:r>
      <w:r w:rsidRPr="00962371">
        <w:t xml:space="preserve"> file.</w:t>
      </w:r>
      <w:bookmarkStart w:id="387" w:name="_Hlk27982569"/>
    </w:p>
    <w:p w14:paraId="642D8AAC" w14:textId="3126C283" w:rsidR="001467FD" w:rsidRDefault="001467FD">
      <w:pPr>
        <w:spacing w:before="0" w:after="0" w:line="240" w:lineRule="auto"/>
        <w:rPr>
          <w:snapToGrid/>
        </w:rPr>
      </w:pPr>
      <w:r>
        <w:br w:type="page"/>
      </w:r>
    </w:p>
    <w:p w14:paraId="35515206" w14:textId="27D0C588" w:rsidR="00473EC1" w:rsidRPr="004D611E" w:rsidRDefault="00473EC1" w:rsidP="001467FD">
      <w:pPr>
        <w:pStyle w:val="H3-Heading"/>
      </w:pPr>
      <w:bookmarkStart w:id="388" w:name="_Toc87569046"/>
      <w:r>
        <w:lastRenderedPageBreak/>
        <w:t xml:space="preserve">Locking </w:t>
      </w:r>
      <w:r w:rsidR="0021261A">
        <w:t xml:space="preserve">the </w:t>
      </w:r>
      <w:r>
        <w:t>SWD Interface</w:t>
      </w:r>
      <w:bookmarkEnd w:id="388"/>
    </w:p>
    <w:p w14:paraId="0BC474D1" w14:textId="0678EC5B" w:rsidR="00473EC1" w:rsidRDefault="00473EC1" w:rsidP="00473EC1">
      <w:pPr>
        <w:pStyle w:val="Body"/>
      </w:pPr>
      <w:r w:rsidRPr="000A4E90">
        <w:t xml:space="preserve">To </w:t>
      </w:r>
      <w:r>
        <w:t>lock the SWD Interface</w:t>
      </w:r>
      <w:r w:rsidRPr="000A4E90">
        <w:t xml:space="preserve">, </w:t>
      </w:r>
      <w:r>
        <w:t>use the</w:t>
      </w:r>
      <w:r w:rsidRPr="000A4E90">
        <w:t xml:space="preserve"> follow</w:t>
      </w:r>
      <w:r>
        <w:t>ing</w:t>
      </w:r>
      <w:r w:rsidRPr="000A4E90">
        <w:t xml:space="preserve"> steps</w:t>
      </w:r>
      <w:r>
        <w:t>:</w:t>
      </w:r>
    </w:p>
    <w:p w14:paraId="68100FAF" w14:textId="77777777" w:rsidR="00357602" w:rsidRPr="002C594E" w:rsidRDefault="00357602" w:rsidP="00473EC1">
      <w:pPr>
        <w:pStyle w:val="Body"/>
      </w:pPr>
    </w:p>
    <w:p w14:paraId="4F010C67" w14:textId="3C020742" w:rsidR="00473EC1" w:rsidRPr="00473EC1" w:rsidRDefault="00473EC1" w:rsidP="00473EC1">
      <w:pPr>
        <w:pStyle w:val="ListParagraph"/>
        <w:numPr>
          <w:ilvl w:val="0"/>
          <w:numId w:val="23"/>
        </w:numPr>
        <w:spacing w:before="0" w:after="0" w:line="240" w:lineRule="auto"/>
        <w:rPr>
          <w:rFonts w:eastAsia="Times New Roman"/>
        </w:rPr>
      </w:pPr>
      <w:r w:rsidRPr="00473EC1">
        <w:rPr>
          <w:rFonts w:eastAsia="Times New Roman"/>
        </w:rPr>
        <w:t xml:space="preserve">At file max78000_bl_config.cfg: Change the </w:t>
      </w:r>
      <w:proofErr w:type="spellStart"/>
      <w:r w:rsidRPr="00473EC1">
        <w:rPr>
          <w:rFonts w:eastAsia="Times New Roman"/>
        </w:rPr>
        <w:t>swd_lock</w:t>
      </w:r>
      <w:proofErr w:type="spellEnd"/>
      <w:r w:rsidRPr="00473EC1">
        <w:rPr>
          <w:rFonts w:eastAsia="Times New Roman"/>
        </w:rPr>
        <w:t xml:space="preserve"> value to 1</w:t>
      </w:r>
      <w:r>
        <w:rPr>
          <w:rFonts w:eastAsia="Times New Roman"/>
        </w:rPr>
        <w:t xml:space="preserve"> and save the file</w:t>
      </w:r>
      <w:r w:rsidRPr="00473EC1">
        <w:rPr>
          <w:rFonts w:eastAsia="Times New Roman"/>
        </w:rPr>
        <w:t>.</w:t>
      </w:r>
    </w:p>
    <w:p w14:paraId="1F42386A" w14:textId="707088E9" w:rsidR="00473EC1" w:rsidRDefault="004621F1" w:rsidP="00473EC1">
      <w:pPr>
        <w:spacing w:before="0" w:after="0" w:line="240" w:lineRule="auto"/>
        <w:ind w:left="360" w:firstLine="360"/>
        <w:rPr>
          <w:rFonts w:eastAsia="Times New Roman"/>
        </w:rPr>
      </w:pPr>
      <w:r>
        <w:rPr>
          <w:noProof/>
        </w:rPr>
        <w:drawing>
          <wp:inline distT="0" distB="0" distL="0" distR="0" wp14:anchorId="2841412A" wp14:editId="7586995A">
            <wp:extent cx="5943600" cy="2305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943600" cy="2305685"/>
                    </a:xfrm>
                    <a:prstGeom prst="rect">
                      <a:avLst/>
                    </a:prstGeom>
                    <a:noFill/>
                    <a:ln>
                      <a:noFill/>
                    </a:ln>
                  </pic:spPr>
                </pic:pic>
              </a:graphicData>
            </a:graphic>
          </wp:inline>
        </w:drawing>
      </w:r>
    </w:p>
    <w:p w14:paraId="2B477BFB" w14:textId="70564175" w:rsidR="00057E63" w:rsidRPr="00962371" w:rsidRDefault="00057E63" w:rsidP="00057E63">
      <w:pPr>
        <w:pStyle w:val="Caption-Figure"/>
        <w:ind w:left="720"/>
      </w:pPr>
      <w:bookmarkStart w:id="389" w:name="_Toc158726713"/>
      <w:bookmarkStart w:id="390" w:name="_Toc158727116"/>
      <w:r>
        <w:t xml:space="preserve">Figure </w:t>
      </w:r>
      <w:fldSimple w:instr=" SEQ Figure \* ARABIC ">
        <w:ins w:id="391" w:author="Kanal, Ozgun" w:date="2024-02-13T16:14:00Z">
          <w:r w:rsidR="006F478C">
            <w:rPr>
              <w:noProof/>
            </w:rPr>
            <w:t>11</w:t>
          </w:r>
        </w:ins>
        <w:del w:id="392" w:author="Kanal, Ozgun" w:date="2024-02-13T13:22:00Z">
          <w:r w:rsidR="00B544A0" w:rsidDel="00AC52FD">
            <w:rPr>
              <w:noProof/>
            </w:rPr>
            <w:delText>8</w:delText>
          </w:r>
        </w:del>
      </w:fldSimple>
      <w:r w:rsidRPr="00962371">
        <w:t xml:space="preserve">. </w:t>
      </w:r>
      <w:r>
        <w:t>Bootloader Configuration File</w:t>
      </w:r>
      <w:r w:rsidRPr="00962371">
        <w:t>.</w:t>
      </w:r>
      <w:bookmarkEnd w:id="389"/>
      <w:bookmarkEnd w:id="390"/>
    </w:p>
    <w:p w14:paraId="2FED058F" w14:textId="77777777" w:rsidR="00473EC1" w:rsidRDefault="00473EC1" w:rsidP="00357602">
      <w:pPr>
        <w:spacing w:before="0" w:after="0" w:line="240" w:lineRule="auto"/>
      </w:pPr>
    </w:p>
    <w:p w14:paraId="56AEB90C" w14:textId="6303986B" w:rsidR="004621F1" w:rsidRPr="004621F1" w:rsidRDefault="00CF48DF" w:rsidP="004621F1">
      <w:pPr>
        <w:pStyle w:val="ListParagraph"/>
        <w:numPr>
          <w:ilvl w:val="0"/>
          <w:numId w:val="23"/>
        </w:numPr>
        <w:spacing w:before="0" w:after="0" w:line="240" w:lineRule="auto"/>
        <w:rPr>
          <w:rFonts w:eastAsia="Times New Roman"/>
        </w:rPr>
      </w:pPr>
      <w:r>
        <w:rPr>
          <w:rFonts w:eastAsia="Times New Roman"/>
        </w:rPr>
        <w:t>R</w:t>
      </w:r>
      <w:r w:rsidR="00473EC1" w:rsidRPr="00473EC1">
        <w:rPr>
          <w:rFonts w:eastAsia="Times New Roman"/>
        </w:rPr>
        <w:t xml:space="preserve">un </w:t>
      </w:r>
      <w:r w:rsidR="00A87279">
        <w:rPr>
          <w:rFonts w:eastAsia="Times New Roman"/>
        </w:rPr>
        <w:t xml:space="preserve">the </w:t>
      </w:r>
      <w:r w:rsidR="00473EC1" w:rsidRPr="00473EC1">
        <w:rPr>
          <w:rFonts w:eastAsia="Times New Roman"/>
        </w:rPr>
        <w:t>following command:</w:t>
      </w:r>
    </w:p>
    <w:p w14:paraId="13927487" w14:textId="440DFB5D" w:rsidR="00473EC1" w:rsidRDefault="00473EC1" w:rsidP="004621F1">
      <w:pPr>
        <w:pStyle w:val="Default"/>
        <w:ind w:left="360" w:firstLine="360"/>
        <w:rPr>
          <w:rFonts w:ascii="Courier New" w:hAnsi="Courier New" w:cs="Courier New"/>
          <w:i/>
          <w:iCs/>
          <w:sz w:val="22"/>
        </w:rPr>
      </w:pPr>
      <w:r w:rsidRPr="004621F1">
        <w:rPr>
          <w:rFonts w:ascii="Courier New" w:hAnsi="Courier New" w:cs="Courier New"/>
          <w:i/>
          <w:iCs/>
          <w:sz w:val="22"/>
        </w:rPr>
        <w:t>configure_bootloader.exe -f max78000_bl_config.cfg -p COMXX</w:t>
      </w:r>
    </w:p>
    <w:p w14:paraId="6770FE77" w14:textId="77777777" w:rsidR="004621F1" w:rsidRPr="004621F1" w:rsidRDefault="004621F1" w:rsidP="004621F1">
      <w:pPr>
        <w:pStyle w:val="Default"/>
        <w:ind w:left="360" w:firstLine="360"/>
        <w:rPr>
          <w:rFonts w:ascii="Courier New" w:hAnsi="Courier New" w:cs="Courier New"/>
          <w:i/>
          <w:iCs/>
          <w:sz w:val="22"/>
        </w:rPr>
      </w:pPr>
    </w:p>
    <w:p w14:paraId="6653A439" w14:textId="70818A48" w:rsidR="00473EC1" w:rsidRPr="00473EC1" w:rsidRDefault="00473EC1" w:rsidP="00473EC1">
      <w:pPr>
        <w:pStyle w:val="ListParagraph"/>
        <w:numPr>
          <w:ilvl w:val="0"/>
          <w:numId w:val="23"/>
        </w:numPr>
        <w:spacing w:before="0" w:after="0" w:line="240" w:lineRule="auto"/>
        <w:rPr>
          <w:rFonts w:eastAsia="Times New Roman"/>
        </w:rPr>
      </w:pPr>
      <w:r w:rsidRPr="00473EC1">
        <w:rPr>
          <w:rFonts w:eastAsia="Times New Roman"/>
        </w:rPr>
        <w:t>Disconnect</w:t>
      </w:r>
      <w:r w:rsidRPr="00732870">
        <w:t xml:space="preserve"> the micro-USB cable</w:t>
      </w:r>
      <w:r>
        <w:t>.</w:t>
      </w:r>
    </w:p>
    <w:p w14:paraId="361AAD0B" w14:textId="77777777" w:rsidR="00473EC1" w:rsidRDefault="00473EC1" w:rsidP="00473EC1">
      <w:pPr>
        <w:pStyle w:val="ListParagraph"/>
        <w:numPr>
          <w:ilvl w:val="0"/>
          <w:numId w:val="23"/>
        </w:numPr>
        <w:spacing w:before="0" w:after="0" w:line="240" w:lineRule="auto"/>
        <w:rPr>
          <w:rFonts w:eastAsia="Times New Roman"/>
        </w:rPr>
      </w:pPr>
      <w:r>
        <w:rPr>
          <w:rFonts w:eastAsia="Times New Roman"/>
        </w:rPr>
        <w:t>Re</w:t>
      </w:r>
      <w:r w:rsidRPr="00473EC1">
        <w:rPr>
          <w:rFonts w:eastAsia="Times New Roman"/>
        </w:rPr>
        <w:t>connect</w:t>
      </w:r>
      <w:r w:rsidRPr="00732870">
        <w:t xml:space="preserve"> the micro-USB cable</w:t>
      </w:r>
      <w:r>
        <w:t>.</w:t>
      </w:r>
      <w:r w:rsidRPr="00473EC1">
        <w:rPr>
          <w:rFonts w:eastAsia="Times New Roman"/>
        </w:rPr>
        <w:t xml:space="preserve"> SWD is locked now</w:t>
      </w:r>
      <w:r>
        <w:rPr>
          <w:rFonts w:eastAsia="Times New Roman"/>
        </w:rPr>
        <w:t>.</w:t>
      </w:r>
    </w:p>
    <w:p w14:paraId="6818FDF8" w14:textId="77777777" w:rsidR="00746999" w:rsidRDefault="00746999" w:rsidP="001467FD">
      <w:pPr>
        <w:pStyle w:val="Body"/>
      </w:pPr>
    </w:p>
    <w:p w14:paraId="580B3BB5" w14:textId="21C6F104" w:rsidR="00473EC1" w:rsidRPr="004D611E" w:rsidRDefault="00473EC1" w:rsidP="001467FD">
      <w:pPr>
        <w:pStyle w:val="H3-Heading"/>
      </w:pPr>
      <w:bookmarkStart w:id="393" w:name="_Toc87569047"/>
      <w:r>
        <w:t>Unlocking</w:t>
      </w:r>
      <w:r w:rsidR="0021261A">
        <w:t xml:space="preserve"> the</w:t>
      </w:r>
      <w:r>
        <w:t xml:space="preserve"> SWD Interface</w:t>
      </w:r>
      <w:bookmarkEnd w:id="393"/>
    </w:p>
    <w:p w14:paraId="3D08231D" w14:textId="4B36A85B" w:rsidR="00473EC1" w:rsidRDefault="00473EC1" w:rsidP="00473EC1">
      <w:pPr>
        <w:pStyle w:val="Body"/>
      </w:pPr>
      <w:r w:rsidRPr="000A4E90">
        <w:t xml:space="preserve">To </w:t>
      </w:r>
      <w:r>
        <w:t>unlock the SWD Interface</w:t>
      </w:r>
      <w:r w:rsidRPr="000A4E90">
        <w:t xml:space="preserve">, </w:t>
      </w:r>
      <w:r>
        <w:t>use the</w:t>
      </w:r>
      <w:r w:rsidRPr="000A4E90">
        <w:t xml:space="preserve"> follow</w:t>
      </w:r>
      <w:r>
        <w:t>ing</w:t>
      </w:r>
      <w:r w:rsidRPr="000A4E90">
        <w:t xml:space="preserve"> steps</w:t>
      </w:r>
      <w:r>
        <w:t>:</w:t>
      </w:r>
    </w:p>
    <w:p w14:paraId="0AE58799" w14:textId="77777777" w:rsidR="00357602" w:rsidRPr="002C594E" w:rsidRDefault="00357602" w:rsidP="00473EC1">
      <w:pPr>
        <w:pStyle w:val="Body"/>
      </w:pPr>
    </w:p>
    <w:p w14:paraId="782F22C1" w14:textId="55DF2D2C" w:rsidR="00473EC1" w:rsidRDefault="00473EC1" w:rsidP="00473EC1">
      <w:pPr>
        <w:pStyle w:val="ListParagraph"/>
        <w:numPr>
          <w:ilvl w:val="1"/>
          <w:numId w:val="22"/>
        </w:numPr>
        <w:spacing w:before="0" w:after="0" w:line="240" w:lineRule="auto"/>
        <w:contextualSpacing w:val="0"/>
        <w:rPr>
          <w:rFonts w:eastAsia="Times New Roman"/>
        </w:rPr>
      </w:pPr>
      <w:r>
        <w:rPr>
          <w:rFonts w:eastAsia="Times New Roman"/>
        </w:rPr>
        <w:t xml:space="preserve">At file max78000_bl_config.cfg: Change the </w:t>
      </w:r>
      <w:proofErr w:type="spellStart"/>
      <w:r>
        <w:rPr>
          <w:rFonts w:eastAsia="Times New Roman"/>
        </w:rPr>
        <w:t>swd_lock</w:t>
      </w:r>
      <w:proofErr w:type="spellEnd"/>
      <w:r>
        <w:rPr>
          <w:rFonts w:eastAsia="Times New Roman"/>
        </w:rPr>
        <w:t xml:space="preserve"> value to 0 and save the file</w:t>
      </w:r>
      <w:r w:rsidRPr="00473EC1">
        <w:rPr>
          <w:rFonts w:eastAsia="Times New Roman"/>
        </w:rPr>
        <w:t>.</w:t>
      </w:r>
    </w:p>
    <w:p w14:paraId="43552BF1" w14:textId="77777777" w:rsidR="00473EC1" w:rsidRDefault="00473EC1" w:rsidP="00473EC1">
      <w:pPr>
        <w:pStyle w:val="ListParagraph"/>
        <w:numPr>
          <w:ilvl w:val="1"/>
          <w:numId w:val="22"/>
        </w:numPr>
        <w:spacing w:before="0" w:after="0" w:line="240" w:lineRule="auto"/>
        <w:contextualSpacing w:val="0"/>
        <w:rPr>
          <w:rFonts w:eastAsia="Times New Roman"/>
        </w:rPr>
      </w:pPr>
      <w:r>
        <w:rPr>
          <w:rFonts w:eastAsia="Times New Roman"/>
        </w:rPr>
        <w:t>Run the following command:</w:t>
      </w:r>
    </w:p>
    <w:p w14:paraId="358390B2" w14:textId="4F647240" w:rsidR="00473EC1" w:rsidRPr="002A4BBD" w:rsidRDefault="00473EC1" w:rsidP="002A4BBD">
      <w:pPr>
        <w:ind w:left="720"/>
        <w:rPr>
          <w:i/>
          <w:iCs/>
          <w:snapToGrid/>
        </w:rPr>
      </w:pPr>
      <w:r w:rsidRPr="004621F1">
        <w:rPr>
          <w:rFonts w:ascii="Courier New" w:hAnsi="Courier New" w:cs="Courier New"/>
          <w:i/>
          <w:iCs/>
          <w:color w:val="000000"/>
        </w:rPr>
        <w:t>./configure_bootloader.exe -f max78000_bl_config.cfg -p COMXX</w:t>
      </w:r>
    </w:p>
    <w:p w14:paraId="5B7FDC83" w14:textId="79D83E0D" w:rsidR="00CF48DF" w:rsidRPr="00CF48DF" w:rsidRDefault="00CF48DF" w:rsidP="00CF48DF">
      <w:pPr>
        <w:pStyle w:val="ListParagraph"/>
        <w:numPr>
          <w:ilvl w:val="1"/>
          <w:numId w:val="22"/>
        </w:numPr>
        <w:spacing w:before="0" w:after="0" w:line="240" w:lineRule="auto"/>
        <w:rPr>
          <w:rFonts w:eastAsia="Times New Roman"/>
        </w:rPr>
      </w:pPr>
      <w:r w:rsidRPr="00473EC1">
        <w:rPr>
          <w:rFonts w:eastAsia="Times New Roman"/>
        </w:rPr>
        <w:t>Disconnect</w:t>
      </w:r>
      <w:r w:rsidRPr="00732870">
        <w:t xml:space="preserve"> the micro-USB cable</w:t>
      </w:r>
      <w:r>
        <w:t>.</w:t>
      </w:r>
    </w:p>
    <w:p w14:paraId="08F3F4F2" w14:textId="6D6CBF98" w:rsidR="00473EC1" w:rsidRDefault="00CF48DF" w:rsidP="00473EC1">
      <w:pPr>
        <w:pStyle w:val="ListParagraph"/>
        <w:numPr>
          <w:ilvl w:val="1"/>
          <w:numId w:val="22"/>
        </w:numPr>
        <w:spacing w:before="0" w:after="0" w:line="240" w:lineRule="auto"/>
        <w:contextualSpacing w:val="0"/>
        <w:rPr>
          <w:rFonts w:eastAsia="Times New Roman"/>
        </w:rPr>
      </w:pPr>
      <w:r>
        <w:rPr>
          <w:rFonts w:eastAsia="Times New Roman"/>
        </w:rPr>
        <w:t>Re</w:t>
      </w:r>
      <w:r w:rsidRPr="00473EC1">
        <w:rPr>
          <w:rFonts w:eastAsia="Times New Roman"/>
        </w:rPr>
        <w:t>connect</w:t>
      </w:r>
      <w:r w:rsidRPr="00732870">
        <w:t xml:space="preserve"> the micro-USB cable</w:t>
      </w:r>
      <w:r>
        <w:rPr>
          <w:rFonts w:eastAsia="Times New Roman"/>
        </w:rPr>
        <w:t xml:space="preserve"> </w:t>
      </w:r>
      <w:r w:rsidR="00473EC1">
        <w:rPr>
          <w:rFonts w:eastAsia="Times New Roman"/>
        </w:rPr>
        <w:t>Now key and application are erased, SWD is unlocked, so a new key can be loaded.</w:t>
      </w:r>
    </w:p>
    <w:p w14:paraId="6D04F69B" w14:textId="77777777" w:rsidR="00473EC1" w:rsidRDefault="00473EC1" w:rsidP="00473EC1">
      <w:pPr>
        <w:pStyle w:val="ListParagraph"/>
        <w:spacing w:before="0" w:after="0" w:line="240" w:lineRule="auto"/>
        <w:ind w:left="1080"/>
        <w:contextualSpacing w:val="0"/>
        <w:rPr>
          <w:rFonts w:eastAsia="Times New Roman"/>
        </w:rPr>
      </w:pPr>
    </w:p>
    <w:p w14:paraId="1352D5D5" w14:textId="2E9A03DB" w:rsidR="00473EC1" w:rsidRPr="00473EC1" w:rsidRDefault="00473EC1" w:rsidP="00473EC1">
      <w:pPr>
        <w:spacing w:before="0" w:after="0" w:line="240" w:lineRule="auto"/>
        <w:ind w:left="720"/>
        <w:rPr>
          <w:rFonts w:eastAsia="Times New Roman"/>
        </w:rPr>
      </w:pPr>
      <w:r>
        <w:rPr>
          <w:rFonts w:eastAsia="Times New Roman"/>
        </w:rPr>
        <w:t xml:space="preserve">Note that </w:t>
      </w:r>
      <w:r w:rsidRPr="00473EC1">
        <w:rPr>
          <w:rFonts w:eastAsia="Times New Roman"/>
        </w:rPr>
        <w:t xml:space="preserve">SWD can </w:t>
      </w:r>
      <w:r w:rsidR="00F7029A">
        <w:rPr>
          <w:rFonts w:eastAsia="Times New Roman"/>
        </w:rPr>
        <w:t xml:space="preserve">only </w:t>
      </w:r>
      <w:r w:rsidRPr="00473EC1">
        <w:rPr>
          <w:rFonts w:eastAsia="Times New Roman"/>
        </w:rPr>
        <w:t>be locked and unlocked up to 4 times.</w:t>
      </w:r>
    </w:p>
    <w:bookmarkEnd w:id="387"/>
    <w:p w14:paraId="31B656A6" w14:textId="77777777" w:rsidR="00146B64" w:rsidRPr="00080848" w:rsidRDefault="00962371" w:rsidP="0041687E">
      <w:pPr>
        <w:pStyle w:val="H2-Heading"/>
      </w:pPr>
      <w:r w:rsidRPr="002F43EF">
        <w:br w:type="page"/>
      </w:r>
      <w:bookmarkStart w:id="394" w:name="_Toc87569048"/>
      <w:r w:rsidR="00146B64" w:rsidRPr="00080848">
        <w:lastRenderedPageBreak/>
        <w:t>Revision History</w:t>
      </w:r>
      <w:bookmarkEnd w:id="394"/>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2"/>
        <w:gridCol w:w="1172"/>
        <w:gridCol w:w="5609"/>
        <w:gridCol w:w="1623"/>
      </w:tblGrid>
      <w:tr w:rsidR="00146B64" w:rsidRPr="002049A4" w14:paraId="3E0E5200" w14:textId="77777777" w:rsidTr="00F7029A">
        <w:trPr>
          <w:jc w:val="center"/>
        </w:trPr>
        <w:tc>
          <w:tcPr>
            <w:tcW w:w="1172" w:type="dxa"/>
            <w:shd w:val="clear" w:color="auto" w:fill="auto"/>
            <w:vAlign w:val="center"/>
          </w:tcPr>
          <w:p w14:paraId="3B26F6F2" w14:textId="77777777" w:rsidR="00146B64" w:rsidRPr="002760FB" w:rsidRDefault="00146B64" w:rsidP="002760FB">
            <w:pPr>
              <w:pStyle w:val="TableHeader"/>
            </w:pPr>
            <w:r w:rsidRPr="002049A4">
              <w:t>REVISION NUMBER</w:t>
            </w:r>
          </w:p>
        </w:tc>
        <w:tc>
          <w:tcPr>
            <w:tcW w:w="1172" w:type="dxa"/>
            <w:shd w:val="clear" w:color="auto" w:fill="auto"/>
            <w:vAlign w:val="center"/>
          </w:tcPr>
          <w:p w14:paraId="60DC772E" w14:textId="77777777" w:rsidR="00146B64" w:rsidRPr="002760FB" w:rsidRDefault="00146B64" w:rsidP="002760FB">
            <w:pPr>
              <w:pStyle w:val="TableHeader"/>
            </w:pPr>
            <w:r w:rsidRPr="002049A4">
              <w:t>REVISION DATE</w:t>
            </w:r>
          </w:p>
        </w:tc>
        <w:tc>
          <w:tcPr>
            <w:tcW w:w="5609" w:type="dxa"/>
            <w:vAlign w:val="center"/>
          </w:tcPr>
          <w:p w14:paraId="04D514AE" w14:textId="77777777" w:rsidR="00146B64" w:rsidRPr="002760FB" w:rsidRDefault="00146B64" w:rsidP="002760FB">
            <w:pPr>
              <w:pStyle w:val="TableHeader"/>
            </w:pPr>
            <w:r w:rsidRPr="002049A4">
              <w:t>DESCRIPTION</w:t>
            </w:r>
          </w:p>
        </w:tc>
        <w:tc>
          <w:tcPr>
            <w:tcW w:w="1623" w:type="dxa"/>
            <w:vAlign w:val="center"/>
          </w:tcPr>
          <w:p w14:paraId="7D86F913" w14:textId="77777777" w:rsidR="00146B64" w:rsidRPr="002760FB" w:rsidRDefault="00146B64" w:rsidP="002760FB">
            <w:pPr>
              <w:pStyle w:val="TableHeader"/>
            </w:pPr>
            <w:r w:rsidRPr="002049A4">
              <w:t>PAGES CHANGED</w:t>
            </w:r>
          </w:p>
        </w:tc>
      </w:tr>
      <w:tr w:rsidR="00146B64" w:rsidRPr="002049A4" w14:paraId="7EB68680" w14:textId="77777777" w:rsidTr="00F7029A">
        <w:trPr>
          <w:jc w:val="center"/>
        </w:trPr>
        <w:tc>
          <w:tcPr>
            <w:tcW w:w="1172" w:type="dxa"/>
            <w:shd w:val="clear" w:color="auto" w:fill="auto"/>
            <w:vAlign w:val="center"/>
          </w:tcPr>
          <w:p w14:paraId="466CACD5" w14:textId="77777777" w:rsidR="00146B64" w:rsidRPr="002760FB" w:rsidRDefault="00146B64" w:rsidP="0041687E">
            <w:pPr>
              <w:pStyle w:val="TableTextCenter"/>
            </w:pPr>
            <w:r w:rsidRPr="002049A4">
              <w:t>0</w:t>
            </w:r>
          </w:p>
        </w:tc>
        <w:tc>
          <w:tcPr>
            <w:tcW w:w="1172" w:type="dxa"/>
            <w:shd w:val="clear" w:color="auto" w:fill="auto"/>
            <w:vAlign w:val="center"/>
          </w:tcPr>
          <w:p w14:paraId="522F3142" w14:textId="6D5F6D48" w:rsidR="00146B64" w:rsidRPr="002760FB" w:rsidRDefault="005D2BA8" w:rsidP="0041687E">
            <w:pPr>
              <w:pStyle w:val="TableTextCenter"/>
            </w:pPr>
            <w:r>
              <w:t>3</w:t>
            </w:r>
            <w:r w:rsidR="00A33A2F">
              <w:t>/2</w:t>
            </w:r>
            <w:r w:rsidR="006E692F">
              <w:t>1</w:t>
            </w:r>
          </w:p>
        </w:tc>
        <w:tc>
          <w:tcPr>
            <w:tcW w:w="5609" w:type="dxa"/>
            <w:vAlign w:val="center"/>
          </w:tcPr>
          <w:p w14:paraId="77818E8F" w14:textId="77777777" w:rsidR="00146B64" w:rsidRPr="002760FB" w:rsidRDefault="00146B64" w:rsidP="002760FB">
            <w:pPr>
              <w:pStyle w:val="TableText"/>
            </w:pPr>
            <w:r w:rsidRPr="00F36445">
              <w:t>Initial release</w:t>
            </w:r>
          </w:p>
        </w:tc>
        <w:tc>
          <w:tcPr>
            <w:tcW w:w="1623" w:type="dxa"/>
            <w:vAlign w:val="center"/>
          </w:tcPr>
          <w:p w14:paraId="4046FF22" w14:textId="77777777" w:rsidR="00146B64" w:rsidRPr="002760FB" w:rsidRDefault="00146B64" w:rsidP="002760FB">
            <w:pPr>
              <w:pStyle w:val="TableTextCenter"/>
            </w:pPr>
            <w:r w:rsidRPr="00F36445">
              <w:t>—</w:t>
            </w:r>
          </w:p>
        </w:tc>
      </w:tr>
      <w:tr w:rsidR="001C298F" w:rsidRPr="002049A4" w14:paraId="30BCBB9D" w14:textId="77777777" w:rsidTr="00F7029A">
        <w:trPr>
          <w:jc w:val="center"/>
        </w:trPr>
        <w:tc>
          <w:tcPr>
            <w:tcW w:w="1172" w:type="dxa"/>
            <w:shd w:val="clear" w:color="auto" w:fill="auto"/>
            <w:vAlign w:val="center"/>
          </w:tcPr>
          <w:p w14:paraId="0491FD9E" w14:textId="56623CCE" w:rsidR="001C298F" w:rsidRPr="002049A4" w:rsidRDefault="001C298F" w:rsidP="0041687E">
            <w:pPr>
              <w:pStyle w:val="TableTextCenter"/>
            </w:pPr>
            <w:r>
              <w:t>1</w:t>
            </w:r>
          </w:p>
        </w:tc>
        <w:tc>
          <w:tcPr>
            <w:tcW w:w="1172" w:type="dxa"/>
            <w:shd w:val="clear" w:color="auto" w:fill="auto"/>
            <w:vAlign w:val="center"/>
          </w:tcPr>
          <w:p w14:paraId="6FBB5B1B" w14:textId="48BB596B" w:rsidR="001C298F" w:rsidRDefault="001C298F" w:rsidP="001C298F">
            <w:pPr>
              <w:pStyle w:val="TableTextCenter"/>
            </w:pPr>
            <w:r>
              <w:t>3/21</w:t>
            </w:r>
          </w:p>
        </w:tc>
        <w:tc>
          <w:tcPr>
            <w:tcW w:w="5609" w:type="dxa"/>
            <w:vAlign w:val="center"/>
          </w:tcPr>
          <w:p w14:paraId="14122860" w14:textId="17A39DAE" w:rsidR="001C298F" w:rsidRDefault="001C298F" w:rsidP="001C298F">
            <w:pPr>
              <w:pStyle w:val="TableText"/>
              <w:numPr>
                <w:ilvl w:val="0"/>
                <w:numId w:val="21"/>
              </w:numPr>
            </w:pPr>
            <w:r w:rsidRPr="008A537E">
              <w:t>Program</w:t>
            </w:r>
            <w:r>
              <w:t>ming</w:t>
            </w:r>
            <w:r w:rsidRPr="008A537E">
              <w:t xml:space="preserve"> the MAX</w:t>
            </w:r>
            <w:r>
              <w:t>78000</w:t>
            </w:r>
            <w:r w:rsidRPr="008A537E">
              <w:t xml:space="preserve"> with the </w:t>
            </w:r>
            <w:r>
              <w:t>B</w:t>
            </w:r>
            <w:r w:rsidRPr="008A537E">
              <w:t xml:space="preserve">ootloader </w:t>
            </w:r>
            <w:r>
              <w:t>F</w:t>
            </w:r>
            <w:r w:rsidRPr="008A537E">
              <w:t>irmware</w:t>
            </w:r>
            <w:r>
              <w:t xml:space="preserve"> section added</w:t>
            </w:r>
          </w:p>
          <w:p w14:paraId="1BA14539" w14:textId="4C448D83" w:rsidR="001C298F" w:rsidRDefault="001C298F" w:rsidP="001C298F">
            <w:pPr>
              <w:pStyle w:val="TableText"/>
              <w:numPr>
                <w:ilvl w:val="0"/>
                <w:numId w:val="21"/>
              </w:numPr>
            </w:pPr>
            <w:r w:rsidRPr="00ED13F2">
              <w:t xml:space="preserve">Pin </w:t>
            </w:r>
            <w:r>
              <w:t>C</w:t>
            </w:r>
            <w:r w:rsidRPr="00ED13F2">
              <w:t xml:space="preserve">onnection between </w:t>
            </w:r>
            <w:r>
              <w:t xml:space="preserve">the </w:t>
            </w:r>
            <w:r w:rsidRPr="00ED13F2">
              <w:t xml:space="preserve">MAX32630FTHR and </w:t>
            </w:r>
          </w:p>
          <w:p w14:paraId="55FFAAB4" w14:textId="57B34C2A" w:rsidR="001C298F" w:rsidRDefault="001C298F" w:rsidP="001C298F">
            <w:pPr>
              <w:pStyle w:val="TableText"/>
              <w:numPr>
                <w:ilvl w:val="0"/>
                <w:numId w:val="21"/>
              </w:numPr>
            </w:pPr>
            <w:r>
              <w:t xml:space="preserve">MAX78000FTHR Figure </w:t>
            </w:r>
            <w:proofErr w:type="gramStart"/>
            <w:r>
              <w:t>added</w:t>
            </w:r>
            <w:proofErr w:type="gramEnd"/>
          </w:p>
          <w:p w14:paraId="01A30A4E" w14:textId="6E3739DA" w:rsidR="001C298F" w:rsidRPr="00F36445" w:rsidRDefault="001C298F" w:rsidP="001C298F">
            <w:pPr>
              <w:pStyle w:val="TableText"/>
              <w:numPr>
                <w:ilvl w:val="0"/>
                <w:numId w:val="21"/>
              </w:numPr>
            </w:pPr>
            <w:r w:rsidRPr="001C298F">
              <w:t>Pro</w:t>
            </w:r>
            <w:r>
              <w:t>g</w:t>
            </w:r>
            <w:r w:rsidRPr="001C298F">
              <w:t>ramming Keys to the Bootloader</w:t>
            </w:r>
            <w:r>
              <w:t xml:space="preserve"> Section added</w:t>
            </w:r>
          </w:p>
        </w:tc>
        <w:tc>
          <w:tcPr>
            <w:tcW w:w="1623" w:type="dxa"/>
            <w:vAlign w:val="center"/>
          </w:tcPr>
          <w:p w14:paraId="66CF1099" w14:textId="44516F97" w:rsidR="001C298F" w:rsidRPr="00F36445" w:rsidRDefault="0008099F" w:rsidP="002760FB">
            <w:pPr>
              <w:pStyle w:val="TableTextCenter"/>
            </w:pPr>
            <w:r>
              <w:t>5, 8</w:t>
            </w:r>
            <w:r w:rsidR="001C298F">
              <w:t>, 1</w:t>
            </w:r>
            <w:r>
              <w:t>6</w:t>
            </w:r>
          </w:p>
        </w:tc>
      </w:tr>
      <w:tr w:rsidR="00473EC1" w:rsidRPr="002049A4" w14:paraId="285EE2D9" w14:textId="77777777" w:rsidTr="00F7029A">
        <w:trPr>
          <w:jc w:val="center"/>
        </w:trPr>
        <w:tc>
          <w:tcPr>
            <w:tcW w:w="1172" w:type="dxa"/>
            <w:shd w:val="clear" w:color="auto" w:fill="auto"/>
            <w:vAlign w:val="center"/>
          </w:tcPr>
          <w:p w14:paraId="7B54D750" w14:textId="5B3158AD" w:rsidR="00473EC1" w:rsidRDefault="00473EC1" w:rsidP="0041687E">
            <w:pPr>
              <w:pStyle w:val="TableTextCenter"/>
            </w:pPr>
            <w:r>
              <w:t>2</w:t>
            </w:r>
          </w:p>
        </w:tc>
        <w:tc>
          <w:tcPr>
            <w:tcW w:w="1172" w:type="dxa"/>
            <w:shd w:val="clear" w:color="auto" w:fill="auto"/>
            <w:vAlign w:val="center"/>
          </w:tcPr>
          <w:p w14:paraId="00D51340" w14:textId="3B730F2A" w:rsidR="00473EC1" w:rsidRDefault="00473EC1" w:rsidP="001C298F">
            <w:pPr>
              <w:pStyle w:val="TableTextCenter"/>
            </w:pPr>
            <w:r>
              <w:t>5/21</w:t>
            </w:r>
          </w:p>
        </w:tc>
        <w:tc>
          <w:tcPr>
            <w:tcW w:w="5609" w:type="dxa"/>
            <w:vAlign w:val="center"/>
          </w:tcPr>
          <w:p w14:paraId="0950230B" w14:textId="6A92A7A2" w:rsidR="00473EC1" w:rsidRPr="008A537E" w:rsidRDefault="00473EC1" w:rsidP="001C298F">
            <w:pPr>
              <w:pStyle w:val="TableText"/>
              <w:numPr>
                <w:ilvl w:val="0"/>
                <w:numId w:val="21"/>
              </w:numPr>
            </w:pPr>
            <w:r>
              <w:t>SWD Lock</w:t>
            </w:r>
            <w:r w:rsidR="00F03848">
              <w:t xml:space="preserve"> and Unlock</w:t>
            </w:r>
            <w:r>
              <w:t xml:space="preserve"> Section</w:t>
            </w:r>
            <w:r w:rsidR="00F03848">
              <w:t>s are</w:t>
            </w:r>
            <w:r>
              <w:t xml:space="preserve"> Added</w:t>
            </w:r>
          </w:p>
        </w:tc>
        <w:tc>
          <w:tcPr>
            <w:tcW w:w="1623" w:type="dxa"/>
            <w:vAlign w:val="center"/>
          </w:tcPr>
          <w:p w14:paraId="625D1797" w14:textId="1CB3A542" w:rsidR="00473EC1" w:rsidRDefault="008A186E" w:rsidP="002760FB">
            <w:pPr>
              <w:pStyle w:val="TableTextCenter"/>
            </w:pPr>
            <w:r>
              <w:t>16,17</w:t>
            </w:r>
          </w:p>
        </w:tc>
      </w:tr>
      <w:tr w:rsidR="008D6FF9" w:rsidRPr="002049A4" w14:paraId="7AEEADC0" w14:textId="77777777" w:rsidTr="00F7029A">
        <w:trPr>
          <w:jc w:val="center"/>
        </w:trPr>
        <w:tc>
          <w:tcPr>
            <w:tcW w:w="1172" w:type="dxa"/>
            <w:shd w:val="clear" w:color="auto" w:fill="auto"/>
            <w:vAlign w:val="center"/>
          </w:tcPr>
          <w:p w14:paraId="541E92B3" w14:textId="318C8AB9" w:rsidR="008D6FF9" w:rsidRDefault="008D6FF9" w:rsidP="0041687E">
            <w:pPr>
              <w:pStyle w:val="TableTextCenter"/>
            </w:pPr>
            <w:r>
              <w:t>3</w:t>
            </w:r>
          </w:p>
        </w:tc>
        <w:tc>
          <w:tcPr>
            <w:tcW w:w="1172" w:type="dxa"/>
            <w:shd w:val="clear" w:color="auto" w:fill="auto"/>
            <w:vAlign w:val="center"/>
          </w:tcPr>
          <w:p w14:paraId="33EEBCB6" w14:textId="40FC6747" w:rsidR="008D6FF9" w:rsidRDefault="008D6FF9" w:rsidP="001C298F">
            <w:pPr>
              <w:pStyle w:val="TableTextCenter"/>
            </w:pPr>
            <w:r>
              <w:t>8/21</w:t>
            </w:r>
          </w:p>
        </w:tc>
        <w:tc>
          <w:tcPr>
            <w:tcW w:w="5609" w:type="dxa"/>
            <w:vAlign w:val="center"/>
          </w:tcPr>
          <w:p w14:paraId="68CA6A3B" w14:textId="74330400" w:rsidR="008D6FF9" w:rsidRDefault="008D6FF9" w:rsidP="001C298F">
            <w:pPr>
              <w:pStyle w:val="TableText"/>
              <w:numPr>
                <w:ilvl w:val="0"/>
                <w:numId w:val="21"/>
              </w:numPr>
            </w:pPr>
            <w:r w:rsidRPr="008D6FF9">
              <w:t>Generating Bootloader Compatible Binary Using Maxim SDK Project</w:t>
            </w:r>
            <w:r>
              <w:t xml:space="preserve"> Section added</w:t>
            </w:r>
          </w:p>
        </w:tc>
        <w:tc>
          <w:tcPr>
            <w:tcW w:w="1623" w:type="dxa"/>
            <w:vAlign w:val="center"/>
          </w:tcPr>
          <w:p w14:paraId="385A4AA7" w14:textId="5FDCB03F" w:rsidR="008D6FF9" w:rsidRDefault="008D6FF9" w:rsidP="002760FB">
            <w:pPr>
              <w:pStyle w:val="TableTextCenter"/>
            </w:pPr>
            <w:r>
              <w:t>1</w:t>
            </w:r>
            <w:r w:rsidR="00CD51AB">
              <w:t>5</w:t>
            </w:r>
          </w:p>
        </w:tc>
      </w:tr>
      <w:tr w:rsidR="00F7029A" w:rsidRPr="002049A4" w14:paraId="4D60B5BC" w14:textId="77777777" w:rsidTr="00F7029A">
        <w:trPr>
          <w:jc w:val="center"/>
        </w:trPr>
        <w:tc>
          <w:tcPr>
            <w:tcW w:w="1172" w:type="dxa"/>
            <w:shd w:val="clear" w:color="auto" w:fill="auto"/>
            <w:vAlign w:val="center"/>
          </w:tcPr>
          <w:p w14:paraId="56B80620" w14:textId="1228DD8B" w:rsidR="00F7029A" w:rsidRDefault="00F7029A" w:rsidP="0041687E">
            <w:pPr>
              <w:pStyle w:val="TableTextCenter"/>
            </w:pPr>
            <w:r>
              <w:t>4</w:t>
            </w:r>
          </w:p>
        </w:tc>
        <w:tc>
          <w:tcPr>
            <w:tcW w:w="1172" w:type="dxa"/>
            <w:shd w:val="clear" w:color="auto" w:fill="auto"/>
            <w:vAlign w:val="center"/>
          </w:tcPr>
          <w:p w14:paraId="6CCFE585" w14:textId="4F6DF227" w:rsidR="00F7029A" w:rsidRDefault="00F7029A" w:rsidP="001C298F">
            <w:pPr>
              <w:pStyle w:val="TableTextCenter"/>
            </w:pPr>
            <w:r>
              <w:t>10/2</w:t>
            </w:r>
            <w:r w:rsidR="00632BFF">
              <w:t>1</w:t>
            </w:r>
          </w:p>
        </w:tc>
        <w:tc>
          <w:tcPr>
            <w:tcW w:w="5609" w:type="dxa"/>
            <w:vAlign w:val="center"/>
          </w:tcPr>
          <w:p w14:paraId="7EA50EBB" w14:textId="5C681221" w:rsidR="00F7029A" w:rsidRPr="008D6FF9" w:rsidRDefault="00F7029A" w:rsidP="001C298F">
            <w:pPr>
              <w:pStyle w:val="TableText"/>
              <w:numPr>
                <w:ilvl w:val="0"/>
                <w:numId w:val="21"/>
              </w:numPr>
            </w:pPr>
            <w:r>
              <w:t>Improve readability</w:t>
            </w:r>
          </w:p>
        </w:tc>
        <w:tc>
          <w:tcPr>
            <w:tcW w:w="1623" w:type="dxa"/>
            <w:vAlign w:val="center"/>
          </w:tcPr>
          <w:p w14:paraId="1D332009" w14:textId="26292F34" w:rsidR="00F7029A" w:rsidRDefault="00F7029A" w:rsidP="002760FB">
            <w:pPr>
              <w:pStyle w:val="TableTextCenter"/>
            </w:pPr>
            <w:r w:rsidRPr="00F36445">
              <w:t>—</w:t>
            </w:r>
          </w:p>
        </w:tc>
      </w:tr>
      <w:tr w:rsidR="00B9557D" w:rsidRPr="002049A4" w14:paraId="4998D69A" w14:textId="77777777" w:rsidTr="00F7029A">
        <w:trPr>
          <w:jc w:val="center"/>
        </w:trPr>
        <w:tc>
          <w:tcPr>
            <w:tcW w:w="1172" w:type="dxa"/>
            <w:shd w:val="clear" w:color="auto" w:fill="auto"/>
            <w:vAlign w:val="center"/>
          </w:tcPr>
          <w:p w14:paraId="5242871A" w14:textId="014E7934" w:rsidR="00B9557D" w:rsidRDefault="00B9557D" w:rsidP="0041687E">
            <w:pPr>
              <w:pStyle w:val="TableTextCenter"/>
            </w:pPr>
            <w:r>
              <w:t>4.1</w:t>
            </w:r>
          </w:p>
        </w:tc>
        <w:tc>
          <w:tcPr>
            <w:tcW w:w="1172" w:type="dxa"/>
            <w:shd w:val="clear" w:color="auto" w:fill="auto"/>
            <w:vAlign w:val="center"/>
          </w:tcPr>
          <w:p w14:paraId="5D45C437" w14:textId="0F94B922" w:rsidR="00B9557D" w:rsidRDefault="00B9557D" w:rsidP="001C298F">
            <w:pPr>
              <w:pStyle w:val="TableTextCenter"/>
            </w:pPr>
            <w:r>
              <w:t>11/21</w:t>
            </w:r>
          </w:p>
        </w:tc>
        <w:tc>
          <w:tcPr>
            <w:tcW w:w="5609" w:type="dxa"/>
            <w:vAlign w:val="center"/>
          </w:tcPr>
          <w:p w14:paraId="1A85DB6C" w14:textId="77777777" w:rsidR="00B9557D" w:rsidRDefault="00B9557D" w:rsidP="001C298F">
            <w:pPr>
              <w:pStyle w:val="TableText"/>
              <w:numPr>
                <w:ilvl w:val="0"/>
                <w:numId w:val="21"/>
              </w:numPr>
            </w:pPr>
            <w:r>
              <w:t>General Improvements</w:t>
            </w:r>
          </w:p>
          <w:p w14:paraId="58854EAA" w14:textId="7B5EDC0D" w:rsidR="00B9557D" w:rsidRDefault="00B9557D" w:rsidP="001C298F">
            <w:pPr>
              <w:pStyle w:val="TableText"/>
              <w:numPr>
                <w:ilvl w:val="0"/>
                <w:numId w:val="21"/>
              </w:numPr>
            </w:pPr>
            <w:r>
              <w:t>Update logo</w:t>
            </w:r>
          </w:p>
        </w:tc>
        <w:tc>
          <w:tcPr>
            <w:tcW w:w="1623" w:type="dxa"/>
            <w:vAlign w:val="center"/>
          </w:tcPr>
          <w:p w14:paraId="0D27C40D" w14:textId="77777777" w:rsidR="00B9557D" w:rsidRPr="00F36445" w:rsidRDefault="00B9557D" w:rsidP="002760FB">
            <w:pPr>
              <w:pStyle w:val="TableTextCenter"/>
            </w:pPr>
          </w:p>
        </w:tc>
      </w:tr>
      <w:tr w:rsidR="00284B0B" w:rsidRPr="002049A4" w14:paraId="71287DB0" w14:textId="77777777" w:rsidTr="00F7029A">
        <w:trPr>
          <w:jc w:val="center"/>
          <w:ins w:id="395" w:author="Kanal, Ozgun" w:date="2024-02-12T17:50:00Z"/>
        </w:trPr>
        <w:tc>
          <w:tcPr>
            <w:tcW w:w="1172" w:type="dxa"/>
            <w:shd w:val="clear" w:color="auto" w:fill="auto"/>
            <w:vAlign w:val="center"/>
          </w:tcPr>
          <w:p w14:paraId="171A55B2" w14:textId="4329A75F" w:rsidR="00284B0B" w:rsidRDefault="00284B0B" w:rsidP="0041687E">
            <w:pPr>
              <w:pStyle w:val="TableTextCenter"/>
              <w:rPr>
                <w:ins w:id="396" w:author="Kanal, Ozgun" w:date="2024-02-12T17:50:00Z"/>
              </w:rPr>
            </w:pPr>
            <w:ins w:id="397" w:author="Kanal, Ozgun" w:date="2024-02-12T17:50:00Z">
              <w:r>
                <w:t>4.2</w:t>
              </w:r>
            </w:ins>
          </w:p>
        </w:tc>
        <w:tc>
          <w:tcPr>
            <w:tcW w:w="1172" w:type="dxa"/>
            <w:shd w:val="clear" w:color="auto" w:fill="auto"/>
            <w:vAlign w:val="center"/>
          </w:tcPr>
          <w:p w14:paraId="68564BA1" w14:textId="6C20DE85" w:rsidR="00284B0B" w:rsidRDefault="000E2B67" w:rsidP="001C298F">
            <w:pPr>
              <w:pStyle w:val="TableTextCenter"/>
              <w:rPr>
                <w:ins w:id="398" w:author="Kanal, Ozgun" w:date="2024-02-12T17:50:00Z"/>
              </w:rPr>
            </w:pPr>
            <w:ins w:id="399" w:author="Kanal, Ozgun" w:date="2024-02-13T13:08:00Z">
              <w:r>
                <w:t>2</w:t>
              </w:r>
            </w:ins>
            <w:ins w:id="400" w:author="Kanal, Ozgun" w:date="2024-02-12T17:50:00Z">
              <w:r w:rsidR="00BC7899">
                <w:t>/24</w:t>
              </w:r>
            </w:ins>
          </w:p>
        </w:tc>
        <w:tc>
          <w:tcPr>
            <w:tcW w:w="5609" w:type="dxa"/>
            <w:vAlign w:val="center"/>
          </w:tcPr>
          <w:p w14:paraId="364C9227" w14:textId="77777777" w:rsidR="00284B0B" w:rsidRDefault="00BC7899" w:rsidP="001C298F">
            <w:pPr>
              <w:pStyle w:val="TableText"/>
              <w:numPr>
                <w:ilvl w:val="0"/>
                <w:numId w:val="21"/>
              </w:numPr>
              <w:rPr>
                <w:ins w:id="401" w:author="Kanal, Ozgun" w:date="2024-02-12T17:51:00Z"/>
              </w:rPr>
            </w:pPr>
            <w:ins w:id="402" w:author="Kanal, Ozgun" w:date="2024-02-12T17:50:00Z">
              <w:r>
                <w:t xml:space="preserve">General </w:t>
              </w:r>
            </w:ins>
            <w:ins w:id="403" w:author="Kanal, Ozgun" w:date="2024-02-12T17:51:00Z">
              <w:r>
                <w:t>Improvements</w:t>
              </w:r>
            </w:ins>
          </w:p>
          <w:p w14:paraId="51A041A5" w14:textId="5FEA056D" w:rsidR="00BC7899" w:rsidRDefault="00BC7899" w:rsidP="001C298F">
            <w:pPr>
              <w:pStyle w:val="TableText"/>
              <w:numPr>
                <w:ilvl w:val="0"/>
                <w:numId w:val="21"/>
              </w:numPr>
              <w:rPr>
                <w:ins w:id="404" w:author="Kanal, Ozgun" w:date="2024-02-12T17:50:00Z"/>
              </w:rPr>
            </w:pPr>
            <w:ins w:id="405" w:author="Kanal, Ozgun" w:date="2024-02-12T17:51:00Z">
              <w:r>
                <w:t xml:space="preserve">Generating Bootloader </w:t>
              </w:r>
            </w:ins>
            <w:ins w:id="406" w:author="Kanal, Ozgun" w:date="2024-02-12T17:52:00Z">
              <w:r>
                <w:t>Compatible</w:t>
              </w:r>
            </w:ins>
            <w:ins w:id="407" w:author="Kanal, Ozgun" w:date="2024-02-12T17:51:00Z">
              <w:r>
                <w:t xml:space="preserve"> Binary Using Maxim SDK Project Section updated</w:t>
              </w:r>
            </w:ins>
          </w:p>
        </w:tc>
        <w:tc>
          <w:tcPr>
            <w:tcW w:w="1623" w:type="dxa"/>
            <w:vAlign w:val="center"/>
          </w:tcPr>
          <w:p w14:paraId="0C032ED6" w14:textId="77624243" w:rsidR="00284B0B" w:rsidRPr="00F36445" w:rsidRDefault="000930FC" w:rsidP="002760FB">
            <w:pPr>
              <w:pStyle w:val="TableTextCenter"/>
              <w:rPr>
                <w:ins w:id="408" w:author="Kanal, Ozgun" w:date="2024-02-12T17:50:00Z"/>
              </w:rPr>
            </w:pPr>
            <w:ins w:id="409" w:author="Kanal, Ozgun" w:date="2024-02-12T19:55:00Z">
              <w:r>
                <w:t>8</w:t>
              </w:r>
            </w:ins>
            <w:ins w:id="410" w:author="Kanal, Ozgun" w:date="2024-02-12T19:56:00Z">
              <w:r>
                <w:t>, 14, 15</w:t>
              </w:r>
            </w:ins>
          </w:p>
        </w:tc>
      </w:tr>
    </w:tbl>
    <w:p w14:paraId="3B52E3D2" w14:textId="77777777" w:rsidR="00640857" w:rsidRDefault="00640857" w:rsidP="007227F7">
      <w:pPr>
        <w:pStyle w:val="Body"/>
      </w:pPr>
    </w:p>
    <w:p w14:paraId="2972C250" w14:textId="77777777" w:rsidR="00CE1A5F" w:rsidRDefault="00CE1A5F" w:rsidP="007227F7">
      <w:pPr>
        <w:pStyle w:val="Body"/>
      </w:pPr>
    </w:p>
    <w:p w14:paraId="329535DB" w14:textId="77777777" w:rsidR="00CE1A5F" w:rsidRDefault="00CE1A5F" w:rsidP="007227F7">
      <w:pPr>
        <w:pStyle w:val="Body"/>
      </w:pPr>
    </w:p>
    <w:p w14:paraId="0ECB5FDA" w14:textId="347285D0" w:rsidR="0041687E" w:rsidRDefault="0041687E" w:rsidP="007227F7">
      <w:pPr>
        <w:pStyle w:val="Body"/>
      </w:pPr>
    </w:p>
    <w:p w14:paraId="288450DC" w14:textId="77777777" w:rsidR="007107E7" w:rsidRDefault="007107E7" w:rsidP="007227F7">
      <w:pPr>
        <w:pStyle w:val="Body"/>
      </w:pPr>
    </w:p>
    <w:p w14:paraId="2B28EBDD" w14:textId="77777777" w:rsidR="0041687E" w:rsidRDefault="0041687E" w:rsidP="007227F7">
      <w:pPr>
        <w:pStyle w:val="Body"/>
      </w:pPr>
    </w:p>
    <w:p w14:paraId="3845FA0D" w14:textId="7E4E5740" w:rsidR="0041687E" w:rsidRDefault="0041687E" w:rsidP="007227F7">
      <w:pPr>
        <w:pStyle w:val="Body"/>
      </w:pPr>
    </w:p>
    <w:p w14:paraId="1E763681" w14:textId="3815ADD5" w:rsidR="00A47D34" w:rsidRDefault="00A47D34" w:rsidP="007227F7">
      <w:pPr>
        <w:pStyle w:val="Body"/>
      </w:pPr>
    </w:p>
    <w:p w14:paraId="32BA9C59" w14:textId="3C0CBF40" w:rsidR="00A47D34" w:rsidRDefault="00A47D34" w:rsidP="007227F7">
      <w:pPr>
        <w:pStyle w:val="Body"/>
      </w:pPr>
    </w:p>
    <w:p w14:paraId="5011C793" w14:textId="55223DA0" w:rsidR="00A47D34" w:rsidRDefault="00A47D34" w:rsidP="007227F7">
      <w:pPr>
        <w:pStyle w:val="Body"/>
      </w:pPr>
    </w:p>
    <w:p w14:paraId="1DA2FA32" w14:textId="10650631" w:rsidR="00A47D34" w:rsidRDefault="00A47D34" w:rsidP="007227F7">
      <w:pPr>
        <w:pStyle w:val="Body"/>
      </w:pPr>
    </w:p>
    <w:p w14:paraId="0EAB37DB" w14:textId="598A8CEC" w:rsidR="00A47D34" w:rsidRDefault="00A47D34" w:rsidP="007227F7">
      <w:pPr>
        <w:pStyle w:val="Body"/>
      </w:pPr>
    </w:p>
    <w:p w14:paraId="334D14B3" w14:textId="2F1FDE23" w:rsidR="00A47D34" w:rsidRDefault="00A47D34" w:rsidP="007227F7">
      <w:pPr>
        <w:pStyle w:val="Body"/>
      </w:pPr>
    </w:p>
    <w:p w14:paraId="7499A6A6" w14:textId="459B2883" w:rsidR="00A47D34" w:rsidRDefault="00A47D34" w:rsidP="007227F7">
      <w:pPr>
        <w:pStyle w:val="Body"/>
      </w:pPr>
    </w:p>
    <w:p w14:paraId="6C6E0D51" w14:textId="5501D390" w:rsidR="00A47D34" w:rsidRDefault="00A47D34" w:rsidP="007227F7">
      <w:pPr>
        <w:pStyle w:val="Body"/>
      </w:pPr>
    </w:p>
    <w:p w14:paraId="421E0DF5" w14:textId="160A5742" w:rsidR="00A47D34" w:rsidRDefault="00A47D34" w:rsidP="007227F7">
      <w:pPr>
        <w:pStyle w:val="Body"/>
      </w:pPr>
    </w:p>
    <w:p w14:paraId="25C23DFE" w14:textId="27D109E6" w:rsidR="00A47D34" w:rsidRDefault="00A47D34" w:rsidP="007227F7">
      <w:pPr>
        <w:pStyle w:val="Body"/>
      </w:pPr>
    </w:p>
    <w:p w14:paraId="1975811E" w14:textId="4BE71717" w:rsidR="00A47D34" w:rsidRDefault="00A47D34" w:rsidP="007227F7">
      <w:pPr>
        <w:pStyle w:val="Body"/>
      </w:pPr>
    </w:p>
    <w:p w14:paraId="7B6DBA39" w14:textId="3B8E19FD" w:rsidR="00A47D34" w:rsidRDefault="00A47D34" w:rsidP="007227F7">
      <w:pPr>
        <w:pStyle w:val="Body"/>
      </w:pPr>
    </w:p>
    <w:p w14:paraId="5587CD5C" w14:textId="55DE2314" w:rsidR="00A47D34" w:rsidRDefault="00A47D34" w:rsidP="007227F7">
      <w:pPr>
        <w:pStyle w:val="Body"/>
      </w:pPr>
    </w:p>
    <w:p w14:paraId="45F49C3E" w14:textId="541AD887" w:rsidR="00A47D34" w:rsidRDefault="00A47D34" w:rsidP="007227F7">
      <w:pPr>
        <w:pStyle w:val="Body"/>
      </w:pPr>
    </w:p>
    <w:p w14:paraId="24F1A35D" w14:textId="6514E4F9" w:rsidR="00A47D34" w:rsidRDefault="00A47D34" w:rsidP="007227F7">
      <w:pPr>
        <w:pStyle w:val="Body"/>
      </w:pPr>
    </w:p>
    <w:p w14:paraId="0F9C98CE" w14:textId="77777777" w:rsidR="00A47D34" w:rsidRPr="007227F7" w:rsidRDefault="00A47D34" w:rsidP="007227F7">
      <w:pPr>
        <w:pStyle w:val="Body"/>
      </w:pPr>
    </w:p>
    <w:p w14:paraId="6F969F88" w14:textId="43587AF9" w:rsidR="006148B6" w:rsidRPr="002049A4" w:rsidRDefault="00512F71" w:rsidP="002E19AA">
      <w:pPr>
        <w:pStyle w:val="LastPageFooter"/>
      </w:pPr>
      <w:r w:rsidRPr="002049A4">
        <w:t>©20</w:t>
      </w:r>
      <w:r w:rsidR="0041687E">
        <w:t>2</w:t>
      </w:r>
      <w:r w:rsidR="007107E7">
        <w:t>1</w:t>
      </w:r>
      <w:r w:rsidRPr="002049A4">
        <w:t xml:space="preserve"> by Maxim Integrated Products, Inc. All rights reserved. Information in this publication concerning the devices, applications, or technology described is intended to suggest possible uses and may be superseded. MAXIM INTEGRATED PRODUCTS, INC. DOES NOT ASSUME LIABILITY FOR OR PROVIDE A REPRESENTATION OF ACCURACY OF THE INFORMATION, DEVICES, OR TECHNOLOGY DESCRIBED IN THIS DOCUMENT. MAXIM ALSO DOES NOT ASSUME LIABILITY FOR INTELLECTUAL PROPERTY INFRINGEMENT RELATED IN ANY MANNER TO USE OF INFORMATION, </w:t>
      </w:r>
      <w:r w:rsidRPr="002049A4">
        <w:lastRenderedPageBreak/>
        <w:t>DEVICES, OR TECHNOLOGY DESCRIBED HEREIN OR OTHERWISE. The information contained within this document has been verified according to the general principles of electrical and mechanical engineering or registered trademarks of Maxim Integrated Products, Inc. All other product or service names are the property of their respective owners</w:t>
      </w:r>
      <w:bookmarkEnd w:id="0"/>
      <w:r w:rsidRPr="002049A4">
        <w:t>.</w:t>
      </w:r>
    </w:p>
    <w:sectPr w:rsidR="006148B6" w:rsidRPr="002049A4" w:rsidSect="00B9557D">
      <w:headerReference w:type="even" r:id="rId39"/>
      <w:headerReference w:type="default" r:id="rId40"/>
      <w:footerReference w:type="even" r:id="rId41"/>
      <w:footerReference w:type="default" r:id="rId42"/>
      <w:headerReference w:type="first" r:id="rId43"/>
      <w:footerReference w:type="first" r:id="rId44"/>
      <w:pgSz w:w="12240" w:h="15840" w:code="1"/>
      <w:pgMar w:top="1440" w:right="1440" w:bottom="1440" w:left="1440" w:header="648" w:footer="18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90B3A" w14:textId="77777777" w:rsidR="00CA2C83" w:rsidRPr="003669A8" w:rsidRDefault="00CA2C83" w:rsidP="003669A8">
      <w:r>
        <w:separator/>
      </w:r>
    </w:p>
  </w:endnote>
  <w:endnote w:type="continuationSeparator" w:id="0">
    <w:p w14:paraId="32D993F1" w14:textId="77777777" w:rsidR="00CA2C83" w:rsidRPr="003669A8" w:rsidRDefault="00CA2C83" w:rsidP="00366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Whitney Bold">
    <w:altName w:val="Arial"/>
    <w:panose1 w:val="00000000000000000000"/>
    <w:charset w:val="00"/>
    <w:family w:val="modern"/>
    <w:notTrueType/>
    <w:pitch w:val="variable"/>
    <w:sig w:usb0="A10002FF" w:usb1="4000005B" w:usb2="00000000" w:usb3="00000000" w:csb0="0000009F" w:csb1="00000000"/>
  </w:font>
  <w:font w:name="ArialNarrow">
    <w:altName w:val="Arial Narrow"/>
    <w:charset w:val="00"/>
    <w:family w:val="auto"/>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Whitney Book">
    <w:altName w:val="Arial"/>
    <w:panose1 w:val="00000000000000000000"/>
    <w:charset w:val="00"/>
    <w:family w:val="modern"/>
    <w:notTrueType/>
    <w:pitch w:val="variable"/>
    <w:sig w:usb0="A10002FF" w:usb1="40000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05"/>
      <w:gridCol w:w="6745"/>
    </w:tblGrid>
    <w:tr w:rsidR="00DA7416" w:rsidRPr="00A80EF7" w14:paraId="07D8A884" w14:textId="77777777" w:rsidTr="0064378F">
      <w:tc>
        <w:tcPr>
          <w:tcW w:w="2605" w:type="dxa"/>
        </w:tcPr>
        <w:p w14:paraId="7224CF40" w14:textId="77777777" w:rsidR="00DA7416" w:rsidRPr="00A80EF7" w:rsidRDefault="00DA7416" w:rsidP="00DA7416">
          <w:pPr>
            <w:tabs>
              <w:tab w:val="left" w:pos="185"/>
              <w:tab w:val="right" w:pos="1620"/>
              <w:tab w:val="center" w:pos="2229"/>
              <w:tab w:val="right" w:pos="9360"/>
            </w:tabs>
            <w:spacing w:before="0" w:after="0" w:line="240" w:lineRule="auto"/>
            <w:jc w:val="both"/>
            <w:rPr>
              <w:b/>
              <w:bCs/>
              <w:color w:val="838686"/>
            </w:rPr>
          </w:pPr>
          <w:r w:rsidRPr="00A80EF7">
            <w:rPr>
              <w:b/>
              <w:bCs/>
              <w:color w:val="838686"/>
            </w:rPr>
            <w:fldChar w:fldCharType="begin"/>
          </w:r>
          <w:r w:rsidRPr="00A80EF7">
            <w:rPr>
              <w:b/>
              <w:bCs/>
              <w:color w:val="838686"/>
            </w:rPr>
            <w:instrText xml:space="preserve"> PAGE   \* MERGEFORMAT </w:instrText>
          </w:r>
          <w:r w:rsidRPr="00A80EF7">
            <w:rPr>
              <w:b/>
              <w:bCs/>
              <w:color w:val="838686"/>
            </w:rPr>
            <w:fldChar w:fldCharType="separate"/>
          </w:r>
          <w:r w:rsidRPr="00A80EF7">
            <w:rPr>
              <w:b/>
              <w:bCs/>
              <w:noProof/>
              <w:color w:val="838686"/>
            </w:rPr>
            <w:t>2</w:t>
          </w:r>
          <w:r w:rsidRPr="00A80EF7">
            <w:rPr>
              <w:b/>
              <w:bCs/>
              <w:noProof/>
              <w:color w:val="838686"/>
            </w:rPr>
            <w:fldChar w:fldCharType="end"/>
          </w:r>
        </w:p>
      </w:tc>
      <w:tc>
        <w:tcPr>
          <w:tcW w:w="6745" w:type="dxa"/>
        </w:tcPr>
        <w:p w14:paraId="092FBFAB" w14:textId="77777777" w:rsidR="00DA7416" w:rsidRPr="00A80EF7" w:rsidRDefault="00000000" w:rsidP="00DA7416">
          <w:pPr>
            <w:tabs>
              <w:tab w:val="right" w:pos="1620"/>
              <w:tab w:val="right" w:pos="9360"/>
            </w:tabs>
            <w:spacing w:before="0" w:after="0" w:line="240" w:lineRule="auto"/>
            <w:jc w:val="right"/>
            <w:rPr>
              <w:b/>
              <w:bCs/>
              <w:color w:val="838686"/>
            </w:rPr>
          </w:pPr>
          <w:sdt>
            <w:sdtPr>
              <w:rPr>
                <w:color w:val="838686"/>
                <w:sz w:val="20"/>
                <w:szCs w:val="20"/>
              </w:rPr>
              <w:alias w:val="Confidentiality"/>
              <w:tag w:val="Confidentiality"/>
              <w:id w:val="-573123825"/>
              <w:comboBox>
                <w:listItem w:value="Choose an item."/>
                <w:listItem w:displayText="©2019 Analog Devices, Inc. All rights reserved. " w:value="©2019 Analog Devices, Inc. All rights reserved. "/>
                <w:listItem w:displayText="Analog Devices Confidential Information. ©2019 Analog Devices, Inc. All rights reserved. " w:value="Analog Devices Confidential Information. ©2019 Analog Devices, Inc. All rights reserved. "/>
                <w:listItem w:displayText="Analog Devices Highly Confidential Information. ©2019 Analog Devices, Inc. All rights reserved." w:value="Analog Devices Highly Confidential Information. ©2019 Analog Devices, Inc. All rights reserved."/>
                <w:listItem w:displayText="Analog Devices Confidential Information—Not for External Distribution. ©2019 Analog Devices, Inc. All rights reserved." w:value="Analog Devices Confidential Information—Not for External Distribution. ©2019 Analog Devices, Inc. All rights reserved."/>
              </w:comboBox>
            </w:sdtPr>
            <w:sdtContent>
              <w:r w:rsidR="00DA7416" w:rsidRPr="00A80EF7">
                <w:rPr>
                  <w:color w:val="838686"/>
                  <w:sz w:val="20"/>
                  <w:szCs w:val="20"/>
                </w:rPr>
                <w:t xml:space="preserve">©2021 Analog Devices, Inc. All rights reserved. </w:t>
              </w:r>
            </w:sdtContent>
          </w:sdt>
        </w:p>
      </w:tc>
    </w:tr>
  </w:tbl>
  <w:p w14:paraId="19533325" w14:textId="77777777" w:rsidR="00B9557D" w:rsidRDefault="00B955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390"/>
      <w:gridCol w:w="2960"/>
    </w:tblGrid>
    <w:tr w:rsidR="00DA7416" w:rsidRPr="00A80EF7" w14:paraId="1BDB18CB" w14:textId="77777777" w:rsidTr="0064378F">
      <w:tc>
        <w:tcPr>
          <w:tcW w:w="6390" w:type="dxa"/>
        </w:tcPr>
        <w:p w14:paraId="6C9078ED" w14:textId="77777777" w:rsidR="00DA7416" w:rsidRPr="00A80EF7" w:rsidRDefault="00000000" w:rsidP="00DA7416">
          <w:pPr>
            <w:spacing w:before="0" w:after="0" w:line="240" w:lineRule="auto"/>
            <w:rPr>
              <w:sz w:val="20"/>
              <w:szCs w:val="20"/>
            </w:rPr>
          </w:pPr>
          <w:sdt>
            <w:sdtPr>
              <w:rPr>
                <w:color w:val="838686"/>
                <w:sz w:val="20"/>
                <w:szCs w:val="20"/>
              </w:rPr>
              <w:alias w:val="Confidentiality"/>
              <w:tag w:val="Confidentiality"/>
              <w:id w:val="2014029309"/>
              <w:comboBox>
                <w:listItem w:value="Choose an item."/>
                <w:listItem w:displayText="©2019 Analog Devices, Inc. All rights reserved. " w:value="©2019 Analog Devices, Inc. All rights reserved. "/>
                <w:listItem w:displayText="Analog Devices Confidential Information. ©2019 Analog Devices, Inc. All rights reserved. " w:value="Analog Devices Confidential Information. ©2019 Analog Devices, Inc. All rights reserved. "/>
                <w:listItem w:displayText="Analog Devices Highly Confidential Information. ©2019 Analog Devices, Inc. All rights reserved." w:value="Analog Devices Highly Confidential Information. ©2019 Analog Devices, Inc. All rights reserved."/>
                <w:listItem w:displayText="Analog Devices Confidential Information—Not for External Distribution. ©2019 Analog Devices, Inc. All rights reserved." w:value="Analog Devices Confidential Information—Not for External Distribution. ©2019 Analog Devices, Inc. All rights reserved."/>
              </w:comboBox>
            </w:sdtPr>
            <w:sdtContent>
              <w:r w:rsidR="00DA7416" w:rsidRPr="00A80EF7">
                <w:rPr>
                  <w:color w:val="838686"/>
                  <w:sz w:val="20"/>
                  <w:szCs w:val="20"/>
                </w:rPr>
                <w:t xml:space="preserve">©2021 Analog Devices, Inc. All rights reserved. </w:t>
              </w:r>
            </w:sdtContent>
          </w:sdt>
        </w:p>
      </w:tc>
      <w:tc>
        <w:tcPr>
          <w:tcW w:w="2960" w:type="dxa"/>
        </w:tcPr>
        <w:p w14:paraId="7D7C1268" w14:textId="77777777" w:rsidR="00DA7416" w:rsidRPr="00A80EF7" w:rsidRDefault="00DA7416" w:rsidP="00DA7416">
          <w:pPr>
            <w:spacing w:before="0" w:after="0" w:line="240" w:lineRule="auto"/>
            <w:jc w:val="right"/>
            <w:rPr>
              <w:sz w:val="20"/>
              <w:szCs w:val="20"/>
            </w:rPr>
          </w:pPr>
          <w:r w:rsidRPr="00A80EF7">
            <w:rPr>
              <w:b/>
              <w:bCs/>
              <w:color w:val="838686"/>
            </w:rPr>
            <w:fldChar w:fldCharType="begin"/>
          </w:r>
          <w:r w:rsidRPr="00A80EF7">
            <w:rPr>
              <w:b/>
              <w:bCs/>
              <w:color w:val="838686"/>
            </w:rPr>
            <w:instrText xml:space="preserve"> PAGE   \* MERGEFORMAT </w:instrText>
          </w:r>
          <w:r w:rsidRPr="00A80EF7">
            <w:rPr>
              <w:b/>
              <w:bCs/>
              <w:color w:val="838686"/>
            </w:rPr>
            <w:fldChar w:fldCharType="separate"/>
          </w:r>
          <w:r w:rsidRPr="00A80EF7">
            <w:rPr>
              <w:b/>
              <w:bCs/>
              <w:noProof/>
              <w:color w:val="838686"/>
            </w:rPr>
            <w:t>3</w:t>
          </w:r>
          <w:r w:rsidRPr="00A80EF7">
            <w:rPr>
              <w:b/>
              <w:bCs/>
              <w:noProof/>
              <w:color w:val="838686"/>
            </w:rPr>
            <w:fldChar w:fldCharType="end"/>
          </w:r>
        </w:p>
      </w:tc>
    </w:tr>
  </w:tbl>
  <w:p w14:paraId="42C0768B" w14:textId="77777777" w:rsidR="00DA7416" w:rsidRDefault="00DA74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300"/>
      <w:gridCol w:w="2123"/>
      <w:gridCol w:w="923"/>
    </w:tblGrid>
    <w:tr w:rsidR="00DA7416" w:rsidRPr="00A80EF7" w14:paraId="6F3FA16C" w14:textId="77777777" w:rsidTr="0064378F">
      <w:trPr>
        <w:trHeight w:val="102"/>
      </w:trPr>
      <w:tc>
        <w:tcPr>
          <w:tcW w:w="6300" w:type="dxa"/>
        </w:tcPr>
        <w:p w14:paraId="7D3D7CF0" w14:textId="77777777" w:rsidR="00DA7416" w:rsidRPr="00A80EF7" w:rsidRDefault="00000000" w:rsidP="00DA7416">
          <w:pPr>
            <w:spacing w:before="0" w:after="0" w:line="240" w:lineRule="auto"/>
            <w:rPr>
              <w:i/>
              <w:iCs/>
              <w:color w:val="838686"/>
              <w:sz w:val="20"/>
              <w:szCs w:val="20"/>
            </w:rPr>
          </w:pPr>
          <w:sdt>
            <w:sdtPr>
              <w:rPr>
                <w:color w:val="838686"/>
                <w:sz w:val="20"/>
                <w:szCs w:val="20"/>
              </w:rPr>
              <w:alias w:val="Confidentiality"/>
              <w:tag w:val="Confidentiality"/>
              <w:id w:val="1909877316"/>
              <w:comboBox>
                <w:listItem w:value="Choose an item."/>
                <w:listItem w:displayText="©2019 Analog Devices, Inc. All rights reserved. " w:value="©2019 Analog Devices, Inc. All rights reserved. "/>
                <w:listItem w:displayText="Analog Devices Confidential Information. ©2019 Analog Devices, Inc. All rights reserved. " w:value="Analog Devices Confidential Information. ©2019 Analog Devices, Inc. All rights reserved. "/>
                <w:listItem w:displayText="Analog Devices Highly Confidential Information. ©2019 Analog Devices, Inc. All rights reserved." w:value="Analog Devices Highly Confidential Information. ©2019 Analog Devices, Inc. All rights reserved."/>
                <w:listItem w:displayText="Analog Devices Confidential Information—Not for External Distribution. ©2019 Analog Devices, Inc. All rights reserved." w:value="Analog Devices Confidential Information—Not for External Distribution. ©2019 Analog Devices, Inc. All rights reserved."/>
              </w:comboBox>
            </w:sdtPr>
            <w:sdtContent>
              <w:r w:rsidR="00DA7416" w:rsidRPr="00A80EF7">
                <w:rPr>
                  <w:color w:val="838686"/>
                  <w:sz w:val="20"/>
                  <w:szCs w:val="20"/>
                </w:rPr>
                <w:t xml:space="preserve">©2021 Analog Devices, Inc. All rights reserved. </w:t>
              </w:r>
            </w:sdtContent>
          </w:sdt>
        </w:p>
      </w:tc>
      <w:tc>
        <w:tcPr>
          <w:tcW w:w="2123" w:type="dxa"/>
        </w:tcPr>
        <w:p w14:paraId="3AEEFD06" w14:textId="41EFEB17" w:rsidR="00DA7416" w:rsidRPr="00A80EF7" w:rsidRDefault="00DA7416" w:rsidP="00DA7416">
          <w:pPr>
            <w:spacing w:before="0" w:after="0" w:line="240" w:lineRule="auto"/>
            <w:jc w:val="right"/>
            <w:rPr>
              <w:i/>
              <w:iCs/>
              <w:color w:val="838686"/>
              <w:sz w:val="20"/>
              <w:szCs w:val="20"/>
            </w:rPr>
          </w:pPr>
          <w:r w:rsidRPr="00A80EF7">
            <w:rPr>
              <w:i/>
              <w:iCs/>
              <w:color w:val="838686"/>
              <w:sz w:val="20"/>
              <w:szCs w:val="20"/>
            </w:rPr>
            <w:fldChar w:fldCharType="begin"/>
          </w:r>
          <w:r w:rsidRPr="00A80EF7">
            <w:rPr>
              <w:i/>
              <w:iCs/>
              <w:color w:val="838686"/>
              <w:sz w:val="20"/>
              <w:szCs w:val="20"/>
            </w:rPr>
            <w:instrText xml:space="preserve"> DATE \@ "d MMMM yyyy" </w:instrText>
          </w:r>
          <w:r w:rsidRPr="00A80EF7">
            <w:rPr>
              <w:i/>
              <w:iCs/>
              <w:color w:val="838686"/>
              <w:sz w:val="20"/>
              <w:szCs w:val="20"/>
            </w:rPr>
            <w:fldChar w:fldCharType="separate"/>
          </w:r>
          <w:ins w:id="411" w:author="Kanal, Ozgun" w:date="2024-02-13T16:14:00Z">
            <w:r w:rsidR="006F478C">
              <w:rPr>
                <w:i/>
                <w:iCs/>
                <w:noProof/>
                <w:color w:val="838686"/>
                <w:sz w:val="20"/>
                <w:szCs w:val="20"/>
              </w:rPr>
              <w:t>13 February 2024</w:t>
            </w:r>
          </w:ins>
          <w:ins w:id="412" w:author="Kayaoglu, Tuncay" w:date="2024-02-13T11:37:00Z">
            <w:del w:id="413" w:author="Kanal, Ozgun" w:date="2024-02-13T13:02:00Z">
              <w:r w:rsidR="009D4A44" w:rsidDel="000E2B67">
                <w:rPr>
                  <w:i/>
                  <w:iCs/>
                  <w:noProof/>
                  <w:color w:val="838686"/>
                  <w:sz w:val="20"/>
                  <w:szCs w:val="20"/>
                </w:rPr>
                <w:delText>13 February 2024</w:delText>
              </w:r>
            </w:del>
          </w:ins>
          <w:del w:id="414" w:author="Kanal, Ozgun" w:date="2024-02-13T13:02:00Z">
            <w:r w:rsidR="000173A8" w:rsidDel="000E2B67">
              <w:rPr>
                <w:i/>
                <w:iCs/>
                <w:noProof/>
                <w:color w:val="838686"/>
                <w:sz w:val="20"/>
                <w:szCs w:val="20"/>
              </w:rPr>
              <w:delText>12 February 2024</w:delText>
            </w:r>
          </w:del>
          <w:r w:rsidRPr="00A80EF7">
            <w:rPr>
              <w:i/>
              <w:iCs/>
              <w:color w:val="838686"/>
              <w:sz w:val="20"/>
              <w:szCs w:val="20"/>
            </w:rPr>
            <w:fldChar w:fldCharType="end"/>
          </w:r>
        </w:p>
      </w:tc>
      <w:tc>
        <w:tcPr>
          <w:tcW w:w="923" w:type="dxa"/>
        </w:tcPr>
        <w:p w14:paraId="7D6D9024" w14:textId="77777777" w:rsidR="00DA7416" w:rsidRPr="00A80EF7" w:rsidRDefault="00DA7416" w:rsidP="00DA7416">
          <w:pPr>
            <w:spacing w:before="0" w:after="0" w:line="240" w:lineRule="auto"/>
            <w:jc w:val="right"/>
            <w:rPr>
              <w:i/>
              <w:iCs/>
              <w:color w:val="838686"/>
              <w:sz w:val="20"/>
              <w:szCs w:val="20"/>
            </w:rPr>
          </w:pPr>
          <w:r w:rsidRPr="00A80EF7">
            <w:rPr>
              <w:b/>
              <w:bCs/>
              <w:color w:val="838686"/>
            </w:rPr>
            <w:fldChar w:fldCharType="begin"/>
          </w:r>
          <w:r w:rsidRPr="00A80EF7">
            <w:rPr>
              <w:b/>
              <w:bCs/>
              <w:color w:val="838686"/>
            </w:rPr>
            <w:instrText xml:space="preserve"> PAGE   \* MERGEFORMAT </w:instrText>
          </w:r>
          <w:r w:rsidRPr="00A80EF7">
            <w:rPr>
              <w:b/>
              <w:bCs/>
              <w:color w:val="838686"/>
            </w:rPr>
            <w:fldChar w:fldCharType="separate"/>
          </w:r>
          <w:r w:rsidRPr="00A80EF7">
            <w:rPr>
              <w:b/>
              <w:bCs/>
              <w:noProof/>
              <w:color w:val="838686"/>
            </w:rPr>
            <w:t>1</w:t>
          </w:r>
          <w:r w:rsidRPr="00A80EF7">
            <w:rPr>
              <w:b/>
              <w:bCs/>
              <w:noProof/>
              <w:color w:val="838686"/>
            </w:rPr>
            <w:fldChar w:fldCharType="end"/>
          </w:r>
        </w:p>
      </w:tc>
    </w:tr>
  </w:tbl>
  <w:p w14:paraId="76610090" w14:textId="77777777" w:rsidR="00B9557D" w:rsidRDefault="00B955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80F2E" w14:textId="77777777" w:rsidR="00CA2C83" w:rsidRPr="003669A8" w:rsidRDefault="00CA2C83" w:rsidP="003669A8">
      <w:r>
        <w:separator/>
      </w:r>
    </w:p>
  </w:footnote>
  <w:footnote w:type="continuationSeparator" w:id="0">
    <w:p w14:paraId="41123728" w14:textId="77777777" w:rsidR="00CA2C83" w:rsidRPr="003669A8" w:rsidRDefault="00CA2C83" w:rsidP="00366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919CD" w14:textId="4F3C3741" w:rsidR="00B9557D" w:rsidRDefault="00DA7416">
    <w:pPr>
      <w:pStyle w:val="Header"/>
    </w:pPr>
    <w:r w:rsidRPr="000049A8">
      <w:rPr>
        <w:i/>
        <w:iCs/>
        <w:noProof/>
        <w:color w:val="AEAAAA" w:themeColor="background2" w:themeShade="BF"/>
      </w:rPr>
      <w:drawing>
        <wp:anchor distT="0" distB="0" distL="114300" distR="114300" simplePos="0" relativeHeight="251661312" behindDoc="0" locked="0" layoutInCell="1" allowOverlap="1" wp14:anchorId="5420AA6E" wp14:editId="3C8BFEAF">
          <wp:simplePos x="0" y="0"/>
          <wp:positionH relativeFrom="column">
            <wp:posOffset>0</wp:posOffset>
          </wp:positionH>
          <wp:positionV relativeFrom="page">
            <wp:posOffset>410210</wp:posOffset>
          </wp:positionV>
          <wp:extent cx="1124712" cy="448056"/>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I-Logo-AWP-Tag-Solid.emf"/>
                  <pic:cNvPicPr/>
                </pic:nvPicPr>
                <pic:blipFill>
                  <a:blip r:embed="rId1">
                    <a:extLst>
                      <a:ext uri="{28A0092B-C50C-407E-A947-70E740481C1C}">
                        <a14:useLocalDpi xmlns:a14="http://schemas.microsoft.com/office/drawing/2010/main" val="0"/>
                      </a:ext>
                    </a:extLst>
                  </a:blip>
                  <a:stretch>
                    <a:fillRect/>
                  </a:stretch>
                </pic:blipFill>
                <pic:spPr>
                  <a:xfrm>
                    <a:off x="0" y="0"/>
                    <a:ext cx="1124712" cy="448056"/>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E9CDB" w14:textId="191DF2C7" w:rsidR="00B9557D" w:rsidRDefault="00DA7416">
    <w:pPr>
      <w:pStyle w:val="Header"/>
    </w:pPr>
    <w:r w:rsidRPr="000049A8">
      <w:rPr>
        <w:i/>
        <w:iCs/>
        <w:noProof/>
        <w:color w:val="AEAAAA" w:themeColor="background2" w:themeShade="BF"/>
      </w:rPr>
      <w:drawing>
        <wp:anchor distT="0" distB="0" distL="114300" distR="114300" simplePos="0" relativeHeight="251663360" behindDoc="0" locked="0" layoutInCell="1" allowOverlap="1" wp14:anchorId="2CF77EAE" wp14:editId="2948493C">
          <wp:simplePos x="0" y="0"/>
          <wp:positionH relativeFrom="column">
            <wp:align>right</wp:align>
          </wp:positionH>
          <wp:positionV relativeFrom="page">
            <wp:posOffset>410210</wp:posOffset>
          </wp:positionV>
          <wp:extent cx="1124712" cy="44805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I-Logo-AWP-Tag-Solid.emf"/>
                  <pic:cNvPicPr/>
                </pic:nvPicPr>
                <pic:blipFill>
                  <a:blip r:embed="rId1">
                    <a:extLst>
                      <a:ext uri="{28A0092B-C50C-407E-A947-70E740481C1C}">
                        <a14:useLocalDpi xmlns:a14="http://schemas.microsoft.com/office/drawing/2010/main" val="0"/>
                      </a:ext>
                    </a:extLst>
                  </a:blip>
                  <a:stretch>
                    <a:fillRect/>
                  </a:stretch>
                </pic:blipFill>
                <pic:spPr>
                  <a:xfrm>
                    <a:off x="0" y="0"/>
                    <a:ext cx="1124712" cy="448056"/>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2E4A7" w14:textId="292F922D" w:rsidR="00B9557D" w:rsidRDefault="00B9557D">
    <w:pPr>
      <w:pStyle w:val="Header"/>
    </w:pPr>
    <w:r>
      <w:rPr>
        <w:noProof/>
      </w:rPr>
      <w:drawing>
        <wp:anchor distT="0" distB="0" distL="114300" distR="114300" simplePos="0" relativeHeight="251659264" behindDoc="0" locked="1" layoutInCell="1" allowOverlap="0" wp14:anchorId="21078112" wp14:editId="161D2EF1">
          <wp:simplePos x="0" y="0"/>
          <wp:positionH relativeFrom="column">
            <wp:posOffset>4645025</wp:posOffset>
          </wp:positionH>
          <wp:positionV relativeFrom="topMargin">
            <wp:posOffset>575945</wp:posOffset>
          </wp:positionV>
          <wp:extent cx="1298448" cy="521208"/>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I-Logo-AWP-Tag-KO.emf"/>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8448" cy="5212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EBA"/>
    <w:multiLevelType w:val="hybridMultilevel"/>
    <w:tmpl w:val="E3DAE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925DE"/>
    <w:multiLevelType w:val="hybridMultilevel"/>
    <w:tmpl w:val="A9F6BF28"/>
    <w:lvl w:ilvl="0" w:tplc="0FF224B0">
      <w:start w:val="1"/>
      <w:numFmt w:val="lowerLetter"/>
      <w:pStyle w:val="BodyIndent-TextNumberingSmall"/>
      <w:lvlText w:val="%1."/>
      <w:lvlJc w:val="left"/>
      <w:pPr>
        <w:ind w:left="1170" w:hanging="360"/>
      </w:pPr>
      <w:rPr>
        <w:rFonts w:ascii="Arial" w:hAnsi="Arial" w:cs="Aria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3CC3A32"/>
    <w:multiLevelType w:val="hybridMultilevel"/>
    <w:tmpl w:val="87B80C88"/>
    <w:lvl w:ilvl="0" w:tplc="40521182">
      <w:start w:val="1"/>
      <w:numFmt w:val="decimal"/>
      <w:pStyle w:val="BodyIndent-TextBold-Numbering"/>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7D3BAF"/>
    <w:multiLevelType w:val="hybridMultilevel"/>
    <w:tmpl w:val="BFB0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3688F"/>
    <w:multiLevelType w:val="hybridMultilevel"/>
    <w:tmpl w:val="A3F8D016"/>
    <w:lvl w:ilvl="0" w:tplc="0409000F">
      <w:start w:val="1"/>
      <w:numFmt w:val="decimal"/>
      <w:lvlText w:val="%1."/>
      <w:lvlJc w:val="left"/>
      <w:pPr>
        <w:ind w:left="720" w:hanging="360"/>
      </w:pPr>
    </w:lvl>
    <w:lvl w:ilvl="1" w:tplc="604EF8B8">
      <w:start w:val="1"/>
      <w:numFmt w:val="lowerLetter"/>
      <w:lvlText w:val="%2."/>
      <w:lvlJc w:val="left"/>
      <w:pPr>
        <w:ind w:left="1440" w:hanging="360"/>
      </w:pPr>
      <w:rPr>
        <w:rFonts w:ascii="Arial" w:hAnsi="Arial" w:cs="Arial" w:hint="default"/>
        <w:b w:val="0"/>
        <w:bCs w:val="0"/>
        <w:sz w:val="22"/>
        <w:szCs w:val="2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B3F51E7"/>
    <w:multiLevelType w:val="hybridMultilevel"/>
    <w:tmpl w:val="D98A1A52"/>
    <w:lvl w:ilvl="0" w:tplc="2CC01BF4">
      <w:start w:val="1"/>
      <w:numFmt w:val="bullet"/>
      <w:pStyle w:val="Bullet"/>
      <w:lvlText w:val=""/>
      <w:lvlJc w:val="left"/>
      <w:pPr>
        <w:ind w:left="72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9D07D1"/>
    <w:multiLevelType w:val="hybridMultilevel"/>
    <w:tmpl w:val="475CF91E"/>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31C478E3"/>
    <w:multiLevelType w:val="hybridMultilevel"/>
    <w:tmpl w:val="F6469862"/>
    <w:lvl w:ilvl="0" w:tplc="773E1DB0">
      <w:start w:val="1"/>
      <w:numFmt w:val="decimal"/>
      <w:pStyle w:val="BodyIndent-TextNumber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FA6598"/>
    <w:multiLevelType w:val="hybridMultilevel"/>
    <w:tmpl w:val="09E610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D41345"/>
    <w:multiLevelType w:val="hybridMultilevel"/>
    <w:tmpl w:val="0360D300"/>
    <w:lvl w:ilvl="0" w:tplc="33A6F95E">
      <w:start w:val="1"/>
      <w:numFmt w:val="bullet"/>
      <w:pStyle w:val="BodyIndent-TextSmal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C221221"/>
    <w:multiLevelType w:val="multilevel"/>
    <w:tmpl w:val="4C58328E"/>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1" w15:restartNumberingAfterBreak="0">
    <w:nsid w:val="4F6527D8"/>
    <w:multiLevelType w:val="hybridMultilevel"/>
    <w:tmpl w:val="14488206"/>
    <w:lvl w:ilvl="0" w:tplc="8012D0C0">
      <w:start w:val="1"/>
      <w:numFmt w:val="bullet"/>
      <w:pStyle w:val="Bullet-Small"/>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844105C"/>
    <w:multiLevelType w:val="hybridMultilevel"/>
    <w:tmpl w:val="7A6C0192"/>
    <w:lvl w:ilvl="0" w:tplc="6FF2F3DA">
      <w:start w:val="1"/>
      <w:numFmt w:val="decimal"/>
      <w:pStyle w:val="BodyIndent-NumberBold"/>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7F2154"/>
    <w:multiLevelType w:val="hybridMultilevel"/>
    <w:tmpl w:val="94BA1CEA"/>
    <w:lvl w:ilvl="0" w:tplc="0409001B">
      <w:start w:val="1"/>
      <w:numFmt w:val="lowerRoman"/>
      <w:lvlText w:val="%1."/>
      <w:lvlJc w:val="right"/>
      <w:pPr>
        <w:ind w:left="1440" w:hanging="360"/>
      </w:pPr>
      <w:rPr>
        <w:rFonts w:hint="default"/>
      </w:r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42850159">
    <w:abstractNumId w:val="7"/>
  </w:num>
  <w:num w:numId="2" w16cid:durableId="2046328205">
    <w:abstractNumId w:val="10"/>
  </w:num>
  <w:num w:numId="3" w16cid:durableId="1276600591">
    <w:abstractNumId w:val="12"/>
  </w:num>
  <w:num w:numId="4" w16cid:durableId="1594586573">
    <w:abstractNumId w:val="2"/>
  </w:num>
  <w:num w:numId="5" w16cid:durableId="2049489">
    <w:abstractNumId w:val="9"/>
  </w:num>
  <w:num w:numId="6" w16cid:durableId="463542012">
    <w:abstractNumId w:val="5"/>
  </w:num>
  <w:num w:numId="7" w16cid:durableId="1342198894">
    <w:abstractNumId w:val="1"/>
  </w:num>
  <w:num w:numId="8" w16cid:durableId="1510944332">
    <w:abstractNumId w:val="11"/>
  </w:num>
  <w:num w:numId="9" w16cid:durableId="1177618242">
    <w:abstractNumId w:val="7"/>
    <w:lvlOverride w:ilvl="0">
      <w:startOverride w:val="1"/>
    </w:lvlOverride>
  </w:num>
  <w:num w:numId="10" w16cid:durableId="541749668">
    <w:abstractNumId w:val="7"/>
    <w:lvlOverride w:ilvl="0">
      <w:startOverride w:val="1"/>
    </w:lvlOverride>
  </w:num>
  <w:num w:numId="11" w16cid:durableId="69692061">
    <w:abstractNumId w:val="7"/>
  </w:num>
  <w:num w:numId="12" w16cid:durableId="638269444">
    <w:abstractNumId w:val="7"/>
    <w:lvlOverride w:ilvl="0">
      <w:startOverride w:val="1"/>
    </w:lvlOverride>
  </w:num>
  <w:num w:numId="13" w16cid:durableId="1389915841">
    <w:abstractNumId w:val="7"/>
    <w:lvlOverride w:ilvl="0">
      <w:startOverride w:val="1"/>
    </w:lvlOverride>
  </w:num>
  <w:num w:numId="14" w16cid:durableId="296688471">
    <w:abstractNumId w:val="13"/>
  </w:num>
  <w:num w:numId="15" w16cid:durableId="1940403593">
    <w:abstractNumId w:val="0"/>
  </w:num>
  <w:num w:numId="16" w16cid:durableId="954412278">
    <w:abstractNumId w:val="7"/>
  </w:num>
  <w:num w:numId="17" w16cid:durableId="1978611033">
    <w:abstractNumId w:val="7"/>
    <w:lvlOverride w:ilvl="0">
      <w:startOverride w:val="1"/>
    </w:lvlOverride>
  </w:num>
  <w:num w:numId="18" w16cid:durableId="720792101">
    <w:abstractNumId w:val="7"/>
    <w:lvlOverride w:ilvl="0">
      <w:startOverride w:val="1"/>
    </w:lvlOverride>
  </w:num>
  <w:num w:numId="19" w16cid:durableId="273363146">
    <w:abstractNumId w:val="7"/>
    <w:lvlOverride w:ilvl="0">
      <w:startOverride w:val="1"/>
    </w:lvlOverride>
  </w:num>
  <w:num w:numId="20" w16cid:durableId="1259407668">
    <w:abstractNumId w:val="7"/>
  </w:num>
  <w:num w:numId="21" w16cid:durableId="1984850639">
    <w:abstractNumId w:val="3"/>
  </w:num>
  <w:num w:numId="22" w16cid:durableId="1198591679">
    <w:abstractNumId w:val="6"/>
  </w:num>
  <w:num w:numId="23" w16cid:durableId="781459105">
    <w:abstractNumId w:val="8"/>
  </w:num>
  <w:num w:numId="24" w16cid:durableId="1511946719">
    <w:abstractNumId w:val="7"/>
  </w:num>
  <w:num w:numId="25" w16cid:durableId="1123882178">
    <w:abstractNumId w:val="4"/>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nal, Ozgun">
    <w15:presenceInfo w15:providerId="AD" w15:userId="S::Ozgun.Kanal@analog.com::9e16ff2e-7922-4860-892f-9ba356085229"/>
  </w15:person>
  <w15:person w15:author="Kayaoglu, Tuncay">
    <w15:presenceInfo w15:providerId="AD" w15:userId="S::Tuncay.Kayaoglu@analog.com::ef1e3dab-a86b-4125-8cc9-eff367b15b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308" w:allStyles="0" w:customStyles="0" w:latentStyles="0" w:stylesInUse="1" w:headingStyles="0" w:numberingStyles="0" w:tableStyles="0" w:directFormattingOnRuns="1" w:directFormattingOnParagraphs="1" w:directFormattingOnNumbering="0" w:directFormattingOnTables="0" w:clearFormatting="1" w:top3HeadingStyles="0" w:visibleStyles="0" w:alternateStyleNames="0"/>
  <w:stylePaneSortMethod w:val="0000"/>
  <w:trackRevisions/>
  <w:documentProtection w:formatting="1" w:enforcement="0"/>
  <w:styleLockTheme/>
  <w:defaultTabStop w:val="36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rA0MrY0MDcyMrW0tDRX0lEKTi0uzszPAykwMqwFAEVp9PotAAAA"/>
  </w:docVars>
  <w:rsids>
    <w:rsidRoot w:val="009F0F6D"/>
    <w:rsid w:val="000045A8"/>
    <w:rsid w:val="000061FC"/>
    <w:rsid w:val="000072E0"/>
    <w:rsid w:val="00013C3B"/>
    <w:rsid w:val="00016893"/>
    <w:rsid w:val="000173A8"/>
    <w:rsid w:val="00017D95"/>
    <w:rsid w:val="00024D54"/>
    <w:rsid w:val="00027944"/>
    <w:rsid w:val="00035583"/>
    <w:rsid w:val="0003634E"/>
    <w:rsid w:val="00044333"/>
    <w:rsid w:val="00045FB1"/>
    <w:rsid w:val="00050D29"/>
    <w:rsid w:val="0005244A"/>
    <w:rsid w:val="00055479"/>
    <w:rsid w:val="00057E63"/>
    <w:rsid w:val="0006081D"/>
    <w:rsid w:val="00067CC1"/>
    <w:rsid w:val="00072B1C"/>
    <w:rsid w:val="0007331B"/>
    <w:rsid w:val="00073368"/>
    <w:rsid w:val="000735E2"/>
    <w:rsid w:val="00080028"/>
    <w:rsid w:val="00080848"/>
    <w:rsid w:val="0008099F"/>
    <w:rsid w:val="0008149C"/>
    <w:rsid w:val="00085A8D"/>
    <w:rsid w:val="00091A95"/>
    <w:rsid w:val="000930FC"/>
    <w:rsid w:val="0009412D"/>
    <w:rsid w:val="000A7017"/>
    <w:rsid w:val="000A77C7"/>
    <w:rsid w:val="000B27C6"/>
    <w:rsid w:val="000C632C"/>
    <w:rsid w:val="000C71B5"/>
    <w:rsid w:val="000C7776"/>
    <w:rsid w:val="000D1D5E"/>
    <w:rsid w:val="000D64CE"/>
    <w:rsid w:val="000D78DA"/>
    <w:rsid w:val="000E2B67"/>
    <w:rsid w:val="000E4D14"/>
    <w:rsid w:val="000F16A5"/>
    <w:rsid w:val="00103BA2"/>
    <w:rsid w:val="00104803"/>
    <w:rsid w:val="00104850"/>
    <w:rsid w:val="00104A31"/>
    <w:rsid w:val="0010756C"/>
    <w:rsid w:val="0011089E"/>
    <w:rsid w:val="00111424"/>
    <w:rsid w:val="00112AB7"/>
    <w:rsid w:val="00117F50"/>
    <w:rsid w:val="00122B53"/>
    <w:rsid w:val="00124C6D"/>
    <w:rsid w:val="001307EB"/>
    <w:rsid w:val="001364F4"/>
    <w:rsid w:val="001378A7"/>
    <w:rsid w:val="00143AB1"/>
    <w:rsid w:val="001451C2"/>
    <w:rsid w:val="00145FBC"/>
    <w:rsid w:val="001467FD"/>
    <w:rsid w:val="00146B64"/>
    <w:rsid w:val="00157466"/>
    <w:rsid w:val="00164305"/>
    <w:rsid w:val="001656B4"/>
    <w:rsid w:val="0017381E"/>
    <w:rsid w:val="00177BA3"/>
    <w:rsid w:val="00180779"/>
    <w:rsid w:val="0018153B"/>
    <w:rsid w:val="001848A7"/>
    <w:rsid w:val="00190BEF"/>
    <w:rsid w:val="001A0961"/>
    <w:rsid w:val="001A0F3A"/>
    <w:rsid w:val="001A1552"/>
    <w:rsid w:val="001B3E57"/>
    <w:rsid w:val="001B42CA"/>
    <w:rsid w:val="001B501A"/>
    <w:rsid w:val="001B5861"/>
    <w:rsid w:val="001C298F"/>
    <w:rsid w:val="001C438E"/>
    <w:rsid w:val="001C6650"/>
    <w:rsid w:val="001C75E0"/>
    <w:rsid w:val="001D0A5E"/>
    <w:rsid w:val="001D3F98"/>
    <w:rsid w:val="001E1795"/>
    <w:rsid w:val="001E4A11"/>
    <w:rsid w:val="001F17D0"/>
    <w:rsid w:val="001F36CC"/>
    <w:rsid w:val="001F4348"/>
    <w:rsid w:val="001F7892"/>
    <w:rsid w:val="002007BF"/>
    <w:rsid w:val="002029D2"/>
    <w:rsid w:val="002049A4"/>
    <w:rsid w:val="002052EF"/>
    <w:rsid w:val="002102E2"/>
    <w:rsid w:val="0021261A"/>
    <w:rsid w:val="0021450B"/>
    <w:rsid w:val="00227F4F"/>
    <w:rsid w:val="00231364"/>
    <w:rsid w:val="002320B1"/>
    <w:rsid w:val="00235BDA"/>
    <w:rsid w:val="00240A4C"/>
    <w:rsid w:val="00240DAC"/>
    <w:rsid w:val="00243DD5"/>
    <w:rsid w:val="002500E2"/>
    <w:rsid w:val="002562E9"/>
    <w:rsid w:val="002603C0"/>
    <w:rsid w:val="002625F9"/>
    <w:rsid w:val="002650A9"/>
    <w:rsid w:val="00266765"/>
    <w:rsid w:val="002760FB"/>
    <w:rsid w:val="00284B0B"/>
    <w:rsid w:val="002916BD"/>
    <w:rsid w:val="00292E6A"/>
    <w:rsid w:val="00294A2C"/>
    <w:rsid w:val="0029568D"/>
    <w:rsid w:val="002A21B7"/>
    <w:rsid w:val="002A4BBD"/>
    <w:rsid w:val="002A5FDA"/>
    <w:rsid w:val="002A6B9C"/>
    <w:rsid w:val="002C23D3"/>
    <w:rsid w:val="002C5657"/>
    <w:rsid w:val="002C7349"/>
    <w:rsid w:val="002D3568"/>
    <w:rsid w:val="002D6C36"/>
    <w:rsid w:val="002E0BAE"/>
    <w:rsid w:val="002E19AA"/>
    <w:rsid w:val="002E4ADF"/>
    <w:rsid w:val="002E630D"/>
    <w:rsid w:val="002E7267"/>
    <w:rsid w:val="002F3096"/>
    <w:rsid w:val="002F3673"/>
    <w:rsid w:val="002F3A16"/>
    <w:rsid w:val="002F4488"/>
    <w:rsid w:val="002F58FF"/>
    <w:rsid w:val="0030023D"/>
    <w:rsid w:val="0030350A"/>
    <w:rsid w:val="00304002"/>
    <w:rsid w:val="003101C3"/>
    <w:rsid w:val="00321829"/>
    <w:rsid w:val="00325E1B"/>
    <w:rsid w:val="003351B5"/>
    <w:rsid w:val="00335381"/>
    <w:rsid w:val="0034038D"/>
    <w:rsid w:val="00341C28"/>
    <w:rsid w:val="00342026"/>
    <w:rsid w:val="00345483"/>
    <w:rsid w:val="00346723"/>
    <w:rsid w:val="003535BF"/>
    <w:rsid w:val="003558B8"/>
    <w:rsid w:val="00357517"/>
    <w:rsid w:val="00357602"/>
    <w:rsid w:val="003669A8"/>
    <w:rsid w:val="00375C3E"/>
    <w:rsid w:val="00375E79"/>
    <w:rsid w:val="00385410"/>
    <w:rsid w:val="00392815"/>
    <w:rsid w:val="0039483D"/>
    <w:rsid w:val="00396EDE"/>
    <w:rsid w:val="003A04BF"/>
    <w:rsid w:val="003A6F35"/>
    <w:rsid w:val="003B1A1F"/>
    <w:rsid w:val="003B1EFE"/>
    <w:rsid w:val="003B7633"/>
    <w:rsid w:val="003B7F66"/>
    <w:rsid w:val="003C1222"/>
    <w:rsid w:val="003C13C7"/>
    <w:rsid w:val="003C1856"/>
    <w:rsid w:val="003C560B"/>
    <w:rsid w:val="003E3D70"/>
    <w:rsid w:val="003E7A3D"/>
    <w:rsid w:val="003F247C"/>
    <w:rsid w:val="003F3C90"/>
    <w:rsid w:val="003F415A"/>
    <w:rsid w:val="003F436E"/>
    <w:rsid w:val="00414C6D"/>
    <w:rsid w:val="004155B2"/>
    <w:rsid w:val="0041687E"/>
    <w:rsid w:val="0042076F"/>
    <w:rsid w:val="00431EDC"/>
    <w:rsid w:val="00433A8A"/>
    <w:rsid w:val="004408AE"/>
    <w:rsid w:val="00441973"/>
    <w:rsid w:val="0044471F"/>
    <w:rsid w:val="004538B4"/>
    <w:rsid w:val="00457CA5"/>
    <w:rsid w:val="00460FF9"/>
    <w:rsid w:val="004621F1"/>
    <w:rsid w:val="0046561C"/>
    <w:rsid w:val="00466CE5"/>
    <w:rsid w:val="004674D6"/>
    <w:rsid w:val="0047347A"/>
    <w:rsid w:val="00473EC1"/>
    <w:rsid w:val="00473F87"/>
    <w:rsid w:val="0048038D"/>
    <w:rsid w:val="00485A60"/>
    <w:rsid w:val="004907D5"/>
    <w:rsid w:val="0049183D"/>
    <w:rsid w:val="0049749D"/>
    <w:rsid w:val="004B11D9"/>
    <w:rsid w:val="004B4225"/>
    <w:rsid w:val="004B7A33"/>
    <w:rsid w:val="004D21B9"/>
    <w:rsid w:val="004D4BBF"/>
    <w:rsid w:val="004D6388"/>
    <w:rsid w:val="004D75F1"/>
    <w:rsid w:val="004E021A"/>
    <w:rsid w:val="004E2256"/>
    <w:rsid w:val="004E4469"/>
    <w:rsid w:val="004F01BF"/>
    <w:rsid w:val="004F3D7C"/>
    <w:rsid w:val="004F5077"/>
    <w:rsid w:val="005017AE"/>
    <w:rsid w:val="0051039A"/>
    <w:rsid w:val="00512F71"/>
    <w:rsid w:val="005179FA"/>
    <w:rsid w:val="00517F72"/>
    <w:rsid w:val="0053426B"/>
    <w:rsid w:val="0054460A"/>
    <w:rsid w:val="00545CEF"/>
    <w:rsid w:val="00547FF0"/>
    <w:rsid w:val="00550717"/>
    <w:rsid w:val="00553283"/>
    <w:rsid w:val="00554DDB"/>
    <w:rsid w:val="005574C4"/>
    <w:rsid w:val="00560401"/>
    <w:rsid w:val="00560DB0"/>
    <w:rsid w:val="0056111C"/>
    <w:rsid w:val="005643C6"/>
    <w:rsid w:val="00566134"/>
    <w:rsid w:val="005731AC"/>
    <w:rsid w:val="00575A54"/>
    <w:rsid w:val="00577A2B"/>
    <w:rsid w:val="00582B83"/>
    <w:rsid w:val="005907E4"/>
    <w:rsid w:val="00591F96"/>
    <w:rsid w:val="0059368F"/>
    <w:rsid w:val="005939C6"/>
    <w:rsid w:val="00593F50"/>
    <w:rsid w:val="00596D16"/>
    <w:rsid w:val="005A479E"/>
    <w:rsid w:val="005B2FF8"/>
    <w:rsid w:val="005B373F"/>
    <w:rsid w:val="005C4EEC"/>
    <w:rsid w:val="005D2BA8"/>
    <w:rsid w:val="005E082D"/>
    <w:rsid w:val="005E0C29"/>
    <w:rsid w:val="005E2E1A"/>
    <w:rsid w:val="005E3600"/>
    <w:rsid w:val="005E36C6"/>
    <w:rsid w:val="005E39C6"/>
    <w:rsid w:val="005E4579"/>
    <w:rsid w:val="005E7924"/>
    <w:rsid w:val="005F38D7"/>
    <w:rsid w:val="005F5B54"/>
    <w:rsid w:val="005F6BCB"/>
    <w:rsid w:val="005F7546"/>
    <w:rsid w:val="00601788"/>
    <w:rsid w:val="006148B6"/>
    <w:rsid w:val="00617211"/>
    <w:rsid w:val="0063124F"/>
    <w:rsid w:val="0063139F"/>
    <w:rsid w:val="00632729"/>
    <w:rsid w:val="00632BFF"/>
    <w:rsid w:val="00634454"/>
    <w:rsid w:val="00640857"/>
    <w:rsid w:val="00641C42"/>
    <w:rsid w:val="00642100"/>
    <w:rsid w:val="006453FE"/>
    <w:rsid w:val="00646293"/>
    <w:rsid w:val="0065245E"/>
    <w:rsid w:val="006555A3"/>
    <w:rsid w:val="00663353"/>
    <w:rsid w:val="00665048"/>
    <w:rsid w:val="006660FF"/>
    <w:rsid w:val="0067109F"/>
    <w:rsid w:val="006750A0"/>
    <w:rsid w:val="00676456"/>
    <w:rsid w:val="00681368"/>
    <w:rsid w:val="0068144A"/>
    <w:rsid w:val="00684A12"/>
    <w:rsid w:val="00690BE8"/>
    <w:rsid w:val="0069163E"/>
    <w:rsid w:val="006923D3"/>
    <w:rsid w:val="006959FB"/>
    <w:rsid w:val="00695B93"/>
    <w:rsid w:val="006A334E"/>
    <w:rsid w:val="006A4866"/>
    <w:rsid w:val="006B6E9A"/>
    <w:rsid w:val="006C1F07"/>
    <w:rsid w:val="006C24AF"/>
    <w:rsid w:val="006C5C5C"/>
    <w:rsid w:val="006C5DB7"/>
    <w:rsid w:val="006C72A8"/>
    <w:rsid w:val="006D19F1"/>
    <w:rsid w:val="006D777A"/>
    <w:rsid w:val="006E1C61"/>
    <w:rsid w:val="006E3902"/>
    <w:rsid w:val="006E692F"/>
    <w:rsid w:val="006E6CF8"/>
    <w:rsid w:val="006E7A96"/>
    <w:rsid w:val="006E7B87"/>
    <w:rsid w:val="006F34D3"/>
    <w:rsid w:val="006F478C"/>
    <w:rsid w:val="00702B25"/>
    <w:rsid w:val="00703D77"/>
    <w:rsid w:val="007107E7"/>
    <w:rsid w:val="007227F7"/>
    <w:rsid w:val="0072726D"/>
    <w:rsid w:val="0072786B"/>
    <w:rsid w:val="007307D5"/>
    <w:rsid w:val="00734BBD"/>
    <w:rsid w:val="00735B21"/>
    <w:rsid w:val="00746999"/>
    <w:rsid w:val="00751166"/>
    <w:rsid w:val="0075322A"/>
    <w:rsid w:val="00766CCC"/>
    <w:rsid w:val="00766DBF"/>
    <w:rsid w:val="0077005F"/>
    <w:rsid w:val="007769B3"/>
    <w:rsid w:val="007807D0"/>
    <w:rsid w:val="00781686"/>
    <w:rsid w:val="007901B8"/>
    <w:rsid w:val="00795080"/>
    <w:rsid w:val="007A0290"/>
    <w:rsid w:val="007A1362"/>
    <w:rsid w:val="007A5136"/>
    <w:rsid w:val="007A6A81"/>
    <w:rsid w:val="007A7DB0"/>
    <w:rsid w:val="007B4437"/>
    <w:rsid w:val="007B45A6"/>
    <w:rsid w:val="007C34A5"/>
    <w:rsid w:val="007C45CE"/>
    <w:rsid w:val="007D3E8B"/>
    <w:rsid w:val="007D704D"/>
    <w:rsid w:val="007E02EB"/>
    <w:rsid w:val="007E2705"/>
    <w:rsid w:val="007E4B21"/>
    <w:rsid w:val="007F2BE4"/>
    <w:rsid w:val="007F302F"/>
    <w:rsid w:val="007F72B8"/>
    <w:rsid w:val="007F75B4"/>
    <w:rsid w:val="00802209"/>
    <w:rsid w:val="008055E7"/>
    <w:rsid w:val="00812E3C"/>
    <w:rsid w:val="00814B6A"/>
    <w:rsid w:val="00845343"/>
    <w:rsid w:val="008462B3"/>
    <w:rsid w:val="00852C92"/>
    <w:rsid w:val="00853D0B"/>
    <w:rsid w:val="00855F62"/>
    <w:rsid w:val="008631CA"/>
    <w:rsid w:val="00863CE4"/>
    <w:rsid w:val="008671A0"/>
    <w:rsid w:val="00875DCE"/>
    <w:rsid w:val="00877DF1"/>
    <w:rsid w:val="0089284F"/>
    <w:rsid w:val="008A05E3"/>
    <w:rsid w:val="008A186E"/>
    <w:rsid w:val="008A3EDE"/>
    <w:rsid w:val="008B24F0"/>
    <w:rsid w:val="008B732F"/>
    <w:rsid w:val="008D5834"/>
    <w:rsid w:val="008D6FF9"/>
    <w:rsid w:val="008E2191"/>
    <w:rsid w:val="008F481A"/>
    <w:rsid w:val="008F7959"/>
    <w:rsid w:val="009068E1"/>
    <w:rsid w:val="00910FF3"/>
    <w:rsid w:val="00915121"/>
    <w:rsid w:val="00935FF1"/>
    <w:rsid w:val="00937A5C"/>
    <w:rsid w:val="009435EB"/>
    <w:rsid w:val="009450D1"/>
    <w:rsid w:val="0094527E"/>
    <w:rsid w:val="009453B1"/>
    <w:rsid w:val="00962371"/>
    <w:rsid w:val="00963EFF"/>
    <w:rsid w:val="00977EA1"/>
    <w:rsid w:val="00981C3D"/>
    <w:rsid w:val="00984A00"/>
    <w:rsid w:val="009A1E3C"/>
    <w:rsid w:val="009A2093"/>
    <w:rsid w:val="009A3562"/>
    <w:rsid w:val="009A3D78"/>
    <w:rsid w:val="009A6329"/>
    <w:rsid w:val="009B27DA"/>
    <w:rsid w:val="009B4063"/>
    <w:rsid w:val="009B4CB1"/>
    <w:rsid w:val="009B77F7"/>
    <w:rsid w:val="009C1C20"/>
    <w:rsid w:val="009C56F1"/>
    <w:rsid w:val="009D0915"/>
    <w:rsid w:val="009D487D"/>
    <w:rsid w:val="009D4A44"/>
    <w:rsid w:val="009D7E7F"/>
    <w:rsid w:val="009F0F6D"/>
    <w:rsid w:val="00A004DB"/>
    <w:rsid w:val="00A00F56"/>
    <w:rsid w:val="00A02C13"/>
    <w:rsid w:val="00A03E71"/>
    <w:rsid w:val="00A053DD"/>
    <w:rsid w:val="00A157ED"/>
    <w:rsid w:val="00A24172"/>
    <w:rsid w:val="00A2449C"/>
    <w:rsid w:val="00A25D37"/>
    <w:rsid w:val="00A2768C"/>
    <w:rsid w:val="00A31FAF"/>
    <w:rsid w:val="00A33A2F"/>
    <w:rsid w:val="00A34856"/>
    <w:rsid w:val="00A35E3B"/>
    <w:rsid w:val="00A35F06"/>
    <w:rsid w:val="00A37ED8"/>
    <w:rsid w:val="00A400B1"/>
    <w:rsid w:val="00A42A82"/>
    <w:rsid w:val="00A45DE8"/>
    <w:rsid w:val="00A47D34"/>
    <w:rsid w:val="00A520E0"/>
    <w:rsid w:val="00A577DB"/>
    <w:rsid w:val="00A613C2"/>
    <w:rsid w:val="00A65364"/>
    <w:rsid w:val="00A65520"/>
    <w:rsid w:val="00A6715B"/>
    <w:rsid w:val="00A70324"/>
    <w:rsid w:val="00A70C91"/>
    <w:rsid w:val="00A77B2F"/>
    <w:rsid w:val="00A85647"/>
    <w:rsid w:val="00A87279"/>
    <w:rsid w:val="00A87E2A"/>
    <w:rsid w:val="00A92C2F"/>
    <w:rsid w:val="00AA09BB"/>
    <w:rsid w:val="00AA22B7"/>
    <w:rsid w:val="00AB1F15"/>
    <w:rsid w:val="00AC1A3B"/>
    <w:rsid w:val="00AC52FD"/>
    <w:rsid w:val="00AC69F7"/>
    <w:rsid w:val="00AC771C"/>
    <w:rsid w:val="00AD0A02"/>
    <w:rsid w:val="00AD1EC7"/>
    <w:rsid w:val="00AE2A96"/>
    <w:rsid w:val="00AE44B4"/>
    <w:rsid w:val="00AE466F"/>
    <w:rsid w:val="00AE5E3D"/>
    <w:rsid w:val="00AF0534"/>
    <w:rsid w:val="00AF1583"/>
    <w:rsid w:val="00AF178D"/>
    <w:rsid w:val="00AF259E"/>
    <w:rsid w:val="00AF66F8"/>
    <w:rsid w:val="00AF692F"/>
    <w:rsid w:val="00B06AA1"/>
    <w:rsid w:val="00B06F78"/>
    <w:rsid w:val="00B174D5"/>
    <w:rsid w:val="00B220C5"/>
    <w:rsid w:val="00B30214"/>
    <w:rsid w:val="00B33AB9"/>
    <w:rsid w:val="00B544A0"/>
    <w:rsid w:val="00B615BD"/>
    <w:rsid w:val="00B62C27"/>
    <w:rsid w:val="00B66106"/>
    <w:rsid w:val="00B6671C"/>
    <w:rsid w:val="00B676BE"/>
    <w:rsid w:val="00B67884"/>
    <w:rsid w:val="00B724EC"/>
    <w:rsid w:val="00B815C6"/>
    <w:rsid w:val="00B84319"/>
    <w:rsid w:val="00B84C16"/>
    <w:rsid w:val="00B90EA9"/>
    <w:rsid w:val="00B93753"/>
    <w:rsid w:val="00B94D15"/>
    <w:rsid w:val="00B9557D"/>
    <w:rsid w:val="00BA3A96"/>
    <w:rsid w:val="00BA4CB0"/>
    <w:rsid w:val="00BA54C2"/>
    <w:rsid w:val="00BB46D8"/>
    <w:rsid w:val="00BB56DD"/>
    <w:rsid w:val="00BB6697"/>
    <w:rsid w:val="00BB7E06"/>
    <w:rsid w:val="00BC3D13"/>
    <w:rsid w:val="00BC55FB"/>
    <w:rsid w:val="00BC7899"/>
    <w:rsid w:val="00BD1B9B"/>
    <w:rsid w:val="00BD4466"/>
    <w:rsid w:val="00BD64BA"/>
    <w:rsid w:val="00BE26D9"/>
    <w:rsid w:val="00BE34E1"/>
    <w:rsid w:val="00BF7964"/>
    <w:rsid w:val="00C03F92"/>
    <w:rsid w:val="00C056BB"/>
    <w:rsid w:val="00C138CE"/>
    <w:rsid w:val="00C13F67"/>
    <w:rsid w:val="00C150DE"/>
    <w:rsid w:val="00C17CEA"/>
    <w:rsid w:val="00C25DF5"/>
    <w:rsid w:val="00C276D2"/>
    <w:rsid w:val="00C32333"/>
    <w:rsid w:val="00C4308D"/>
    <w:rsid w:val="00C528E3"/>
    <w:rsid w:val="00C54FE3"/>
    <w:rsid w:val="00C5628E"/>
    <w:rsid w:val="00C62BDA"/>
    <w:rsid w:val="00C64E15"/>
    <w:rsid w:val="00C74220"/>
    <w:rsid w:val="00C80383"/>
    <w:rsid w:val="00C93E73"/>
    <w:rsid w:val="00C97230"/>
    <w:rsid w:val="00C97B88"/>
    <w:rsid w:val="00CA2C83"/>
    <w:rsid w:val="00CA371D"/>
    <w:rsid w:val="00CA6ECA"/>
    <w:rsid w:val="00CB676D"/>
    <w:rsid w:val="00CC0C09"/>
    <w:rsid w:val="00CD01BF"/>
    <w:rsid w:val="00CD51AB"/>
    <w:rsid w:val="00CD755E"/>
    <w:rsid w:val="00CE0397"/>
    <w:rsid w:val="00CE1A5F"/>
    <w:rsid w:val="00CF013F"/>
    <w:rsid w:val="00CF0E2A"/>
    <w:rsid w:val="00CF48DF"/>
    <w:rsid w:val="00CF537F"/>
    <w:rsid w:val="00D07696"/>
    <w:rsid w:val="00D100A5"/>
    <w:rsid w:val="00D12BB4"/>
    <w:rsid w:val="00D13332"/>
    <w:rsid w:val="00D25CAC"/>
    <w:rsid w:val="00D30660"/>
    <w:rsid w:val="00D31DF4"/>
    <w:rsid w:val="00D351E7"/>
    <w:rsid w:val="00D359A1"/>
    <w:rsid w:val="00D3727F"/>
    <w:rsid w:val="00D409EB"/>
    <w:rsid w:val="00D42517"/>
    <w:rsid w:val="00D432C1"/>
    <w:rsid w:val="00D433C4"/>
    <w:rsid w:val="00D44521"/>
    <w:rsid w:val="00D4487A"/>
    <w:rsid w:val="00D4795C"/>
    <w:rsid w:val="00D50F23"/>
    <w:rsid w:val="00D55424"/>
    <w:rsid w:val="00D56061"/>
    <w:rsid w:val="00D64750"/>
    <w:rsid w:val="00D71880"/>
    <w:rsid w:val="00D75098"/>
    <w:rsid w:val="00D7515C"/>
    <w:rsid w:val="00D80070"/>
    <w:rsid w:val="00D815AD"/>
    <w:rsid w:val="00D86988"/>
    <w:rsid w:val="00D90CA0"/>
    <w:rsid w:val="00D9263D"/>
    <w:rsid w:val="00D95F96"/>
    <w:rsid w:val="00D96C2F"/>
    <w:rsid w:val="00DA7416"/>
    <w:rsid w:val="00DB46CE"/>
    <w:rsid w:val="00DC0050"/>
    <w:rsid w:val="00DC00EA"/>
    <w:rsid w:val="00DC106C"/>
    <w:rsid w:val="00DC2673"/>
    <w:rsid w:val="00DC6932"/>
    <w:rsid w:val="00DD105A"/>
    <w:rsid w:val="00DD5D76"/>
    <w:rsid w:val="00DD6F7C"/>
    <w:rsid w:val="00DE7AEE"/>
    <w:rsid w:val="00DF0697"/>
    <w:rsid w:val="00DF41AB"/>
    <w:rsid w:val="00DF4A60"/>
    <w:rsid w:val="00E0455D"/>
    <w:rsid w:val="00E05891"/>
    <w:rsid w:val="00E06D07"/>
    <w:rsid w:val="00E07251"/>
    <w:rsid w:val="00E07B97"/>
    <w:rsid w:val="00E13322"/>
    <w:rsid w:val="00E13342"/>
    <w:rsid w:val="00E13FA9"/>
    <w:rsid w:val="00E14C7C"/>
    <w:rsid w:val="00E26A1E"/>
    <w:rsid w:val="00E34616"/>
    <w:rsid w:val="00E36AB0"/>
    <w:rsid w:val="00E406F3"/>
    <w:rsid w:val="00E41339"/>
    <w:rsid w:val="00E424EE"/>
    <w:rsid w:val="00E44646"/>
    <w:rsid w:val="00E512CF"/>
    <w:rsid w:val="00E53B6B"/>
    <w:rsid w:val="00E5407F"/>
    <w:rsid w:val="00E547F1"/>
    <w:rsid w:val="00E57A66"/>
    <w:rsid w:val="00E62B61"/>
    <w:rsid w:val="00E65351"/>
    <w:rsid w:val="00E6612B"/>
    <w:rsid w:val="00E673FF"/>
    <w:rsid w:val="00E708DF"/>
    <w:rsid w:val="00E74B4D"/>
    <w:rsid w:val="00E80FC5"/>
    <w:rsid w:val="00E81EA1"/>
    <w:rsid w:val="00E84583"/>
    <w:rsid w:val="00E96D4D"/>
    <w:rsid w:val="00EA367B"/>
    <w:rsid w:val="00EA702B"/>
    <w:rsid w:val="00EB0230"/>
    <w:rsid w:val="00EB078C"/>
    <w:rsid w:val="00EB2EC8"/>
    <w:rsid w:val="00EC3F72"/>
    <w:rsid w:val="00EC7309"/>
    <w:rsid w:val="00ED0694"/>
    <w:rsid w:val="00ED2465"/>
    <w:rsid w:val="00ED3116"/>
    <w:rsid w:val="00EE2E7D"/>
    <w:rsid w:val="00EE7488"/>
    <w:rsid w:val="00EF6EAC"/>
    <w:rsid w:val="00F03848"/>
    <w:rsid w:val="00F235F4"/>
    <w:rsid w:val="00F303C0"/>
    <w:rsid w:val="00F33236"/>
    <w:rsid w:val="00F36445"/>
    <w:rsid w:val="00F40DBC"/>
    <w:rsid w:val="00F41D31"/>
    <w:rsid w:val="00F420B2"/>
    <w:rsid w:val="00F43540"/>
    <w:rsid w:val="00F46F79"/>
    <w:rsid w:val="00F46FA4"/>
    <w:rsid w:val="00F525A4"/>
    <w:rsid w:val="00F53AA4"/>
    <w:rsid w:val="00F61AE8"/>
    <w:rsid w:val="00F7029A"/>
    <w:rsid w:val="00F7505B"/>
    <w:rsid w:val="00F76448"/>
    <w:rsid w:val="00F9598C"/>
    <w:rsid w:val="00FA071A"/>
    <w:rsid w:val="00FA702B"/>
    <w:rsid w:val="00FC499A"/>
    <w:rsid w:val="00FC4C65"/>
    <w:rsid w:val="00FC5843"/>
    <w:rsid w:val="00FD249B"/>
    <w:rsid w:val="00FD4E32"/>
    <w:rsid w:val="00FD7BB7"/>
    <w:rsid w:val="00FE2869"/>
    <w:rsid w:val="00FE3F83"/>
    <w:rsid w:val="00FF2FC8"/>
    <w:rsid w:val="00FF7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0C1B6B1"/>
  <w15:docId w15:val="{CA577D2A-B9F0-4B26-91EC-EAC112D0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snapToGrid w:val="0"/>
        <w:sz w:val="22"/>
        <w:szCs w:val="22"/>
        <w:lang w:val="en-US" w:eastAsia="en-US" w:bidi="ar-SA"/>
      </w:rPr>
    </w:rPrDefault>
    <w:pPrDefault/>
  </w:docDefaults>
  <w:latentStyles w:defLockedState="1" w:defUIPriority="99" w:defSemiHidden="0" w:defUnhideWhenUsed="0" w:defQFormat="0" w:count="376">
    <w:lsdException w:name="Normal" w:locked="0" w:uiPriority="0" w:qFormat="1"/>
    <w:lsdException w:name="heading 1" w:locked="0" w:uiPriority="0"/>
    <w:lsdException w:name="heading 2" w:locked="0" w:semiHidden="1" w:uiPriority="0" w:unhideWhenUsed="1"/>
    <w:lsdException w:name="heading 3" w:locked="0" w:semiHidden="1" w:unhideWhenUsed="1" w:qFormat="1"/>
    <w:lsdException w:name="heading 4" w:locked="0" w:semiHidden="1" w:unhideWhenUsed="1" w:qFormat="1"/>
    <w:lsdException w:name="heading 5" w:locked="0" w:semiHidden="1" w:unhideWhenUsed="1" w:qFormat="1"/>
    <w:lsdException w:name="heading 6" w:locked="0" w:semiHidden="1" w:unhideWhenUsed="1"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iPriority="0"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locked="0"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locked="0" w:semiHidden="1" w:unhideWhenUsed="1"/>
  </w:latentStyles>
  <w:style w:type="paragraph" w:default="1" w:styleId="Normal">
    <w:name w:val="Normal"/>
    <w:qFormat/>
    <w:rsid w:val="003F436E"/>
    <w:pPr>
      <w:spacing w:before="160" w:after="160" w:line="240" w:lineRule="atLeast"/>
    </w:pPr>
  </w:style>
  <w:style w:type="paragraph" w:styleId="Heading1">
    <w:name w:val="heading 1"/>
    <w:basedOn w:val="Normal"/>
    <w:link w:val="Heading1Char"/>
    <w:locked/>
    <w:rsid w:val="005731AC"/>
    <w:pPr>
      <w:numPr>
        <w:numId w:val="2"/>
      </w:numPr>
      <w:spacing w:before="0" w:after="0" w:line="240" w:lineRule="auto"/>
      <w:outlineLvl w:val="0"/>
    </w:pPr>
    <w:rPr>
      <w:rFonts w:eastAsia="Batang"/>
      <w:b/>
      <w:i/>
      <w:sz w:val="28"/>
      <w:szCs w:val="20"/>
    </w:rPr>
  </w:style>
  <w:style w:type="paragraph" w:styleId="Heading2">
    <w:name w:val="heading 2"/>
    <w:basedOn w:val="Heading1"/>
    <w:link w:val="Heading2Char"/>
    <w:locked/>
    <w:rsid w:val="005731AC"/>
    <w:pPr>
      <w:numPr>
        <w:ilvl w:val="1"/>
      </w:numPr>
      <w:outlineLvl w:val="1"/>
    </w:pPr>
    <w:rPr>
      <w:sz w:val="24"/>
    </w:rPr>
  </w:style>
  <w:style w:type="paragraph" w:styleId="Heading3">
    <w:name w:val="heading 3"/>
    <w:basedOn w:val="Normal"/>
    <w:next w:val="Normal"/>
    <w:link w:val="Heading3Char"/>
    <w:uiPriority w:val="99"/>
    <w:semiHidden/>
    <w:qFormat/>
    <w:locked/>
    <w:rsid w:val="00735B21"/>
    <w:pPr>
      <w:keepNext/>
      <w:numPr>
        <w:ilvl w:val="2"/>
        <w:numId w:val="2"/>
      </w:numPr>
      <w:spacing w:before="0" w:after="0" w:line="240" w:lineRule="auto"/>
      <w:outlineLvl w:val="2"/>
    </w:pPr>
    <w:rPr>
      <w:rFonts w:eastAsia="SimSun"/>
      <w:b/>
      <w:bCs/>
      <w:sz w:val="24"/>
      <w:szCs w:val="18"/>
      <w:lang w:eastAsia="zh-CN"/>
    </w:rPr>
  </w:style>
  <w:style w:type="paragraph" w:styleId="Heading4">
    <w:name w:val="heading 4"/>
    <w:basedOn w:val="Normal"/>
    <w:next w:val="Normal"/>
    <w:link w:val="Heading4Char"/>
    <w:uiPriority w:val="99"/>
    <w:semiHidden/>
    <w:qFormat/>
    <w:locked/>
    <w:rsid w:val="00735B21"/>
    <w:pPr>
      <w:keepNext/>
      <w:numPr>
        <w:ilvl w:val="3"/>
        <w:numId w:val="2"/>
      </w:numPr>
      <w:spacing w:before="0" w:after="0" w:line="240" w:lineRule="auto"/>
      <w:jc w:val="center"/>
      <w:outlineLvl w:val="3"/>
    </w:pPr>
    <w:rPr>
      <w:rFonts w:eastAsia="SimSun"/>
      <w:b/>
      <w:bCs/>
      <w:sz w:val="18"/>
      <w:szCs w:val="18"/>
      <w:lang w:eastAsia="zh-CN"/>
    </w:rPr>
  </w:style>
  <w:style w:type="paragraph" w:styleId="Heading5">
    <w:name w:val="heading 5"/>
    <w:basedOn w:val="Normal"/>
    <w:next w:val="Normal"/>
    <w:link w:val="Heading5Char"/>
    <w:uiPriority w:val="99"/>
    <w:semiHidden/>
    <w:qFormat/>
    <w:locked/>
    <w:rsid w:val="00735B21"/>
    <w:pPr>
      <w:keepNext/>
      <w:numPr>
        <w:ilvl w:val="4"/>
        <w:numId w:val="2"/>
      </w:numPr>
      <w:spacing w:before="0" w:after="0" w:line="240" w:lineRule="auto"/>
      <w:outlineLvl w:val="4"/>
    </w:pPr>
    <w:rPr>
      <w:rFonts w:eastAsia="Times New Roman"/>
      <w:b/>
      <w:bCs/>
      <w:sz w:val="18"/>
      <w:szCs w:val="18"/>
      <w:lang w:eastAsia="zh-CN"/>
    </w:rPr>
  </w:style>
  <w:style w:type="paragraph" w:styleId="Heading6">
    <w:name w:val="heading 6"/>
    <w:basedOn w:val="Normal"/>
    <w:next w:val="Normal"/>
    <w:link w:val="Heading6Char"/>
    <w:uiPriority w:val="99"/>
    <w:semiHidden/>
    <w:qFormat/>
    <w:locked/>
    <w:rsid w:val="00735B21"/>
    <w:pPr>
      <w:keepNext/>
      <w:numPr>
        <w:ilvl w:val="5"/>
        <w:numId w:val="2"/>
      </w:numPr>
      <w:tabs>
        <w:tab w:val="left" w:pos="3285"/>
      </w:tabs>
      <w:spacing w:before="0" w:after="0" w:line="240" w:lineRule="auto"/>
      <w:jc w:val="both"/>
      <w:outlineLvl w:val="5"/>
    </w:pPr>
    <w:rPr>
      <w:rFonts w:eastAsia="Times New Roman"/>
      <w:b/>
      <w:bCs/>
      <w:sz w:val="18"/>
      <w:szCs w:val="18"/>
      <w:lang w:eastAsia="zh-CN"/>
    </w:rPr>
  </w:style>
  <w:style w:type="paragraph" w:styleId="Heading7">
    <w:name w:val="heading 7"/>
    <w:basedOn w:val="Normal"/>
    <w:next w:val="Normal"/>
    <w:link w:val="Heading7Char"/>
    <w:uiPriority w:val="99"/>
    <w:semiHidden/>
    <w:qFormat/>
    <w:locked/>
    <w:rsid w:val="00735B21"/>
    <w:pPr>
      <w:keepNext/>
      <w:numPr>
        <w:ilvl w:val="6"/>
        <w:numId w:val="2"/>
      </w:numPr>
      <w:spacing w:before="0" w:after="0" w:line="240" w:lineRule="auto"/>
      <w:jc w:val="center"/>
      <w:outlineLvl w:val="6"/>
    </w:pPr>
    <w:rPr>
      <w:rFonts w:eastAsia="SimSun"/>
      <w:b/>
      <w:bCs/>
      <w:sz w:val="28"/>
      <w:szCs w:val="18"/>
      <w:lang w:eastAsia="zh-CN"/>
    </w:rPr>
  </w:style>
  <w:style w:type="paragraph" w:styleId="Heading8">
    <w:name w:val="heading 8"/>
    <w:basedOn w:val="Normal"/>
    <w:next w:val="Normal"/>
    <w:link w:val="Heading8Char"/>
    <w:uiPriority w:val="99"/>
    <w:semiHidden/>
    <w:qFormat/>
    <w:locked/>
    <w:rsid w:val="00735B21"/>
    <w:pPr>
      <w:keepNext/>
      <w:numPr>
        <w:ilvl w:val="7"/>
        <w:numId w:val="2"/>
      </w:numPr>
      <w:spacing w:before="0" w:after="0" w:line="240" w:lineRule="auto"/>
      <w:jc w:val="center"/>
      <w:outlineLvl w:val="7"/>
    </w:pPr>
    <w:rPr>
      <w:rFonts w:ascii="Times New Roman" w:eastAsia="SimSun" w:hAnsi="Times New Roman"/>
      <w:b/>
      <w:bCs/>
      <w:sz w:val="24"/>
      <w:szCs w:val="18"/>
      <w:lang w:eastAsia="zh-CN"/>
    </w:rPr>
  </w:style>
  <w:style w:type="paragraph" w:styleId="Heading9">
    <w:name w:val="heading 9"/>
    <w:basedOn w:val="Normal"/>
    <w:next w:val="Normal"/>
    <w:link w:val="Heading9Char"/>
    <w:uiPriority w:val="99"/>
    <w:semiHidden/>
    <w:qFormat/>
    <w:locked/>
    <w:rsid w:val="00735B21"/>
    <w:pPr>
      <w:keepNext/>
      <w:numPr>
        <w:ilvl w:val="8"/>
        <w:numId w:val="2"/>
      </w:numPr>
      <w:spacing w:before="0" w:after="0" w:line="240" w:lineRule="auto"/>
      <w:outlineLvl w:val="8"/>
    </w:pPr>
    <w:rPr>
      <w:rFonts w:eastAsia="Times New Roman"/>
      <w:b/>
      <w:bCs/>
      <w:i/>
      <w:iCs/>
      <w:sz w:val="24"/>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731AC"/>
    <w:rPr>
      <w:rFonts w:eastAsia="Batang"/>
      <w:b/>
      <w:i/>
      <w:sz w:val="28"/>
      <w:szCs w:val="20"/>
    </w:rPr>
  </w:style>
  <w:style w:type="character" w:customStyle="1" w:styleId="Heading2Char">
    <w:name w:val="Heading 2 Char"/>
    <w:link w:val="Heading2"/>
    <w:rsid w:val="005731AC"/>
    <w:rPr>
      <w:rFonts w:eastAsia="Batang"/>
      <w:b/>
      <w:i/>
      <w:sz w:val="24"/>
      <w:szCs w:val="20"/>
    </w:rPr>
  </w:style>
  <w:style w:type="character" w:customStyle="1" w:styleId="Heading3Char">
    <w:name w:val="Heading 3 Char"/>
    <w:link w:val="Heading3"/>
    <w:uiPriority w:val="99"/>
    <w:semiHidden/>
    <w:rsid w:val="00735B21"/>
    <w:rPr>
      <w:rFonts w:eastAsia="SimSun"/>
      <w:b/>
      <w:bCs/>
      <w:sz w:val="24"/>
      <w:szCs w:val="18"/>
      <w:lang w:eastAsia="zh-CN"/>
    </w:rPr>
  </w:style>
  <w:style w:type="character" w:customStyle="1" w:styleId="Heading4Char">
    <w:name w:val="Heading 4 Char"/>
    <w:link w:val="Heading4"/>
    <w:uiPriority w:val="99"/>
    <w:semiHidden/>
    <w:rsid w:val="00735B21"/>
    <w:rPr>
      <w:rFonts w:eastAsia="SimSun"/>
      <w:b/>
      <w:bCs/>
      <w:sz w:val="18"/>
      <w:szCs w:val="18"/>
      <w:lang w:eastAsia="zh-CN"/>
    </w:rPr>
  </w:style>
  <w:style w:type="character" w:customStyle="1" w:styleId="Heading5Char">
    <w:name w:val="Heading 5 Char"/>
    <w:link w:val="Heading5"/>
    <w:uiPriority w:val="99"/>
    <w:semiHidden/>
    <w:rsid w:val="00735B21"/>
    <w:rPr>
      <w:rFonts w:eastAsia="Times New Roman"/>
      <w:b/>
      <w:bCs/>
      <w:sz w:val="18"/>
      <w:szCs w:val="18"/>
      <w:lang w:eastAsia="zh-CN"/>
    </w:rPr>
  </w:style>
  <w:style w:type="character" w:customStyle="1" w:styleId="Heading6Char">
    <w:name w:val="Heading 6 Char"/>
    <w:link w:val="Heading6"/>
    <w:uiPriority w:val="99"/>
    <w:semiHidden/>
    <w:rsid w:val="00735B21"/>
    <w:rPr>
      <w:rFonts w:eastAsia="Times New Roman"/>
      <w:b/>
      <w:bCs/>
      <w:sz w:val="18"/>
      <w:szCs w:val="18"/>
      <w:lang w:eastAsia="zh-CN"/>
    </w:rPr>
  </w:style>
  <w:style w:type="character" w:customStyle="1" w:styleId="Heading7Char">
    <w:name w:val="Heading 7 Char"/>
    <w:link w:val="Heading7"/>
    <w:uiPriority w:val="99"/>
    <w:semiHidden/>
    <w:rsid w:val="00735B21"/>
    <w:rPr>
      <w:rFonts w:eastAsia="SimSun"/>
      <w:b/>
      <w:bCs/>
      <w:sz w:val="28"/>
      <w:szCs w:val="18"/>
      <w:lang w:eastAsia="zh-CN"/>
    </w:rPr>
  </w:style>
  <w:style w:type="character" w:customStyle="1" w:styleId="Heading8Char">
    <w:name w:val="Heading 8 Char"/>
    <w:link w:val="Heading8"/>
    <w:uiPriority w:val="99"/>
    <w:semiHidden/>
    <w:rsid w:val="00735B21"/>
    <w:rPr>
      <w:rFonts w:ascii="Times New Roman" w:eastAsia="SimSun" w:hAnsi="Times New Roman"/>
      <w:b/>
      <w:bCs/>
      <w:sz w:val="24"/>
      <w:szCs w:val="18"/>
      <w:lang w:eastAsia="zh-CN"/>
    </w:rPr>
  </w:style>
  <w:style w:type="character" w:customStyle="1" w:styleId="Heading9Char">
    <w:name w:val="Heading 9 Char"/>
    <w:link w:val="Heading9"/>
    <w:uiPriority w:val="99"/>
    <w:semiHidden/>
    <w:rsid w:val="00735B21"/>
    <w:rPr>
      <w:rFonts w:eastAsia="Times New Roman"/>
      <w:b/>
      <w:bCs/>
      <w:i/>
      <w:iCs/>
      <w:sz w:val="24"/>
      <w:szCs w:val="18"/>
    </w:rPr>
  </w:style>
  <w:style w:type="paragraph" w:customStyle="1" w:styleId="Bold">
    <w:name w:val="**Bold"/>
    <w:basedOn w:val="Body"/>
    <w:qFormat/>
    <w:rsid w:val="001F4348"/>
    <w:rPr>
      <w:rFonts w:ascii="Whitney Bold" w:hAnsi="Whitney Bold"/>
    </w:rPr>
  </w:style>
  <w:style w:type="paragraph" w:customStyle="1" w:styleId="Body">
    <w:name w:val="*Body"/>
    <w:basedOn w:val="Normal"/>
    <w:qFormat/>
    <w:rsid w:val="007227F7"/>
    <w:pPr>
      <w:spacing w:before="80" w:after="0" w:line="260" w:lineRule="exact"/>
      <w:jc w:val="both"/>
    </w:pPr>
    <w:rPr>
      <w:rFonts w:eastAsia="SimSun"/>
      <w:szCs w:val="19"/>
      <w:lang w:eastAsia="zh-CN"/>
    </w:rPr>
  </w:style>
  <w:style w:type="character" w:customStyle="1" w:styleId="H1-TitleSubscript">
    <w:name w:val="**H1-Title Subscript"/>
    <w:uiPriority w:val="1"/>
    <w:qFormat/>
    <w:rsid w:val="007227F7"/>
    <w:rPr>
      <w:rFonts w:ascii="Arial" w:hAnsi="Arial"/>
      <w:spacing w:val="0"/>
      <w:w w:val="100"/>
      <w:position w:val="-4"/>
      <w:sz w:val="36"/>
    </w:rPr>
  </w:style>
  <w:style w:type="character" w:customStyle="1" w:styleId="BodySubscript">
    <w:name w:val="**Body Subscript"/>
    <w:uiPriority w:val="1"/>
    <w:qFormat/>
    <w:rsid w:val="007227F7"/>
    <w:rPr>
      <w:rFonts w:ascii="Arial" w:hAnsi="Arial"/>
      <w:spacing w:val="0"/>
      <w:w w:val="100"/>
      <w:position w:val="-4"/>
      <w:sz w:val="20"/>
    </w:rPr>
  </w:style>
  <w:style w:type="character" w:customStyle="1" w:styleId="BodySuperscript">
    <w:name w:val="**Body Superscript"/>
    <w:uiPriority w:val="1"/>
    <w:qFormat/>
    <w:rsid w:val="007227F7"/>
    <w:rPr>
      <w:rFonts w:ascii="Arial" w:hAnsi="Arial"/>
      <w:spacing w:val="0"/>
      <w:w w:val="100"/>
      <w:position w:val="4"/>
      <w:sz w:val="18"/>
    </w:rPr>
  </w:style>
  <w:style w:type="character" w:customStyle="1" w:styleId="H1-TitleSuperscript">
    <w:name w:val="**H1-Title Superscript"/>
    <w:uiPriority w:val="1"/>
    <w:qFormat/>
    <w:rsid w:val="007227F7"/>
    <w:rPr>
      <w:rFonts w:ascii="Arial" w:hAnsi="Arial"/>
      <w:spacing w:val="0"/>
      <w:w w:val="100"/>
      <w:position w:val="6"/>
      <w:sz w:val="34"/>
    </w:rPr>
  </w:style>
  <w:style w:type="character" w:customStyle="1" w:styleId="BodyTextChar">
    <w:name w:val="Body Text Char"/>
    <w:basedOn w:val="DefaultParagraphFont"/>
    <w:uiPriority w:val="99"/>
    <w:semiHidden/>
    <w:locked/>
    <w:rsid w:val="005731AC"/>
  </w:style>
  <w:style w:type="paragraph" w:styleId="CommentText">
    <w:name w:val="annotation text"/>
    <w:basedOn w:val="Normal"/>
    <w:link w:val="CommentTextChar"/>
    <w:semiHidden/>
    <w:locked/>
    <w:rsid w:val="005731AC"/>
    <w:pPr>
      <w:spacing w:before="0" w:after="0" w:line="240" w:lineRule="auto"/>
    </w:pPr>
    <w:rPr>
      <w:rFonts w:eastAsia="Times New Roman"/>
      <w:sz w:val="20"/>
      <w:szCs w:val="20"/>
    </w:rPr>
  </w:style>
  <w:style w:type="character" w:customStyle="1" w:styleId="CommentTextChar">
    <w:name w:val="Comment Text Char"/>
    <w:link w:val="CommentText"/>
    <w:semiHidden/>
    <w:rsid w:val="005731AC"/>
    <w:rPr>
      <w:rFonts w:ascii="Arial" w:eastAsia="Times New Roman" w:hAnsi="Arial" w:cs="Times New Roman"/>
      <w:sz w:val="20"/>
      <w:szCs w:val="20"/>
    </w:rPr>
  </w:style>
  <w:style w:type="character" w:styleId="CommentReference">
    <w:name w:val="annotation reference"/>
    <w:semiHidden/>
    <w:locked/>
    <w:rsid w:val="005731AC"/>
    <w:rPr>
      <w:sz w:val="16"/>
      <w:szCs w:val="16"/>
    </w:rPr>
  </w:style>
  <w:style w:type="paragraph" w:styleId="CommentSubject">
    <w:name w:val="annotation subject"/>
    <w:basedOn w:val="CommentText"/>
    <w:next w:val="CommentText"/>
    <w:link w:val="CommentSubjectChar"/>
    <w:uiPriority w:val="99"/>
    <w:semiHidden/>
    <w:unhideWhenUsed/>
    <w:locked/>
    <w:rsid w:val="005731AC"/>
    <w:pPr>
      <w:spacing w:before="160" w:after="160"/>
    </w:pPr>
    <w:rPr>
      <w:rFonts w:ascii="Calibri" w:eastAsia="Calibri" w:hAnsi="Calibri"/>
      <w:b/>
      <w:bCs/>
    </w:rPr>
  </w:style>
  <w:style w:type="character" w:customStyle="1" w:styleId="CommentSubjectChar">
    <w:name w:val="Comment Subject Char"/>
    <w:link w:val="CommentSubject"/>
    <w:uiPriority w:val="99"/>
    <w:semiHidden/>
    <w:rsid w:val="005731AC"/>
    <w:rPr>
      <w:rFonts w:ascii="Arial" w:eastAsia="Times New Roman" w:hAnsi="Arial" w:cs="Times New Roman"/>
      <w:b/>
      <w:bCs/>
      <w:sz w:val="20"/>
      <w:szCs w:val="20"/>
    </w:rPr>
  </w:style>
  <w:style w:type="table" w:styleId="TableGrid">
    <w:name w:val="Table Grid"/>
    <w:basedOn w:val="TableNormal"/>
    <w:uiPriority w:val="59"/>
    <w:locked/>
    <w:rsid w:val="00C03F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1-TitleADI">
    <w:name w:val="*H1-Title_ADI"/>
    <w:autoRedefine/>
    <w:qFormat/>
    <w:rsid w:val="00B9557D"/>
    <w:rPr>
      <w:rFonts w:eastAsia="Times New Roman"/>
      <w:b/>
      <w:color w:val="005BBB"/>
      <w:sz w:val="40"/>
      <w:szCs w:val="28"/>
      <w:lang w:eastAsia="zh-CN"/>
    </w:rPr>
  </w:style>
  <w:style w:type="paragraph" w:customStyle="1" w:styleId="TableHeader">
    <w:name w:val="*Table Header"/>
    <w:basedOn w:val="Normal"/>
    <w:uiPriority w:val="99"/>
    <w:rsid w:val="00E36AB0"/>
    <w:pPr>
      <w:spacing w:before="0" w:after="0" w:line="220" w:lineRule="exact"/>
      <w:jc w:val="center"/>
    </w:pPr>
    <w:rPr>
      <w:rFonts w:eastAsia="Times New Roman"/>
      <w:b/>
      <w:sz w:val="20"/>
      <w:szCs w:val="17"/>
    </w:rPr>
  </w:style>
  <w:style w:type="paragraph" w:customStyle="1" w:styleId="TableText">
    <w:name w:val="*Table Text"/>
    <w:basedOn w:val="Body"/>
    <w:qFormat/>
    <w:rsid w:val="00C4308D"/>
    <w:pPr>
      <w:spacing w:before="0" w:line="220" w:lineRule="exact"/>
    </w:pPr>
    <w:rPr>
      <w:rFonts w:eastAsia="Times New Roman"/>
      <w:sz w:val="20"/>
      <w:szCs w:val="18"/>
    </w:rPr>
  </w:style>
  <w:style w:type="paragraph" w:customStyle="1" w:styleId="TableTextCenter">
    <w:name w:val="*Table Text (Center)"/>
    <w:basedOn w:val="TableText"/>
    <w:uiPriority w:val="99"/>
    <w:rsid w:val="0018153B"/>
    <w:pPr>
      <w:jc w:val="center"/>
    </w:pPr>
  </w:style>
  <w:style w:type="paragraph" w:customStyle="1" w:styleId="Heading10">
    <w:name w:val="Heading 10"/>
    <w:basedOn w:val="Heading9"/>
    <w:uiPriority w:val="99"/>
    <w:semiHidden/>
    <w:locked/>
    <w:rsid w:val="00735B21"/>
    <w:pPr>
      <w:keepNext w:val="0"/>
      <w:spacing w:before="240" w:after="60"/>
    </w:pPr>
    <w:rPr>
      <w:b w:val="0"/>
      <w:bCs w:val="0"/>
      <w:i w:val="0"/>
      <w:iCs w:val="0"/>
      <w:sz w:val="22"/>
      <w:szCs w:val="22"/>
    </w:rPr>
  </w:style>
  <w:style w:type="paragraph" w:customStyle="1" w:styleId="Heading11">
    <w:name w:val="Heading 11"/>
    <w:basedOn w:val="Heading9"/>
    <w:uiPriority w:val="99"/>
    <w:semiHidden/>
    <w:locked/>
    <w:rsid w:val="00735B21"/>
    <w:pPr>
      <w:keepNext w:val="0"/>
      <w:spacing w:before="240" w:after="60"/>
    </w:pPr>
    <w:rPr>
      <w:b w:val="0"/>
      <w:bCs w:val="0"/>
      <w:i w:val="0"/>
      <w:iCs w:val="0"/>
      <w:sz w:val="22"/>
      <w:szCs w:val="22"/>
    </w:rPr>
  </w:style>
  <w:style w:type="paragraph" w:customStyle="1" w:styleId="Heading13">
    <w:name w:val="Heading 13"/>
    <w:basedOn w:val="Heading9"/>
    <w:uiPriority w:val="99"/>
    <w:semiHidden/>
    <w:locked/>
    <w:rsid w:val="00735B21"/>
    <w:pPr>
      <w:keepNext w:val="0"/>
      <w:spacing w:before="240" w:after="60"/>
    </w:pPr>
    <w:rPr>
      <w:b w:val="0"/>
      <w:bCs w:val="0"/>
      <w:i w:val="0"/>
      <w:iCs w:val="0"/>
      <w:sz w:val="22"/>
      <w:szCs w:val="22"/>
    </w:rPr>
  </w:style>
  <w:style w:type="paragraph" w:customStyle="1" w:styleId="Heading14">
    <w:name w:val="Heading 14"/>
    <w:basedOn w:val="Heading9"/>
    <w:uiPriority w:val="99"/>
    <w:semiHidden/>
    <w:locked/>
    <w:rsid w:val="00735B21"/>
    <w:pPr>
      <w:keepNext w:val="0"/>
      <w:spacing w:before="240" w:after="60"/>
    </w:pPr>
    <w:rPr>
      <w:b w:val="0"/>
      <w:bCs w:val="0"/>
      <w:i w:val="0"/>
      <w:iCs w:val="0"/>
      <w:sz w:val="22"/>
      <w:szCs w:val="22"/>
    </w:rPr>
  </w:style>
  <w:style w:type="paragraph" w:customStyle="1" w:styleId="Heading15">
    <w:name w:val="Heading 15"/>
    <w:basedOn w:val="Heading14"/>
    <w:uiPriority w:val="99"/>
    <w:semiHidden/>
    <w:locked/>
    <w:rsid w:val="00735B21"/>
  </w:style>
  <w:style w:type="paragraph" w:customStyle="1" w:styleId="RevDate">
    <w:name w:val="*Rev#/Date"/>
    <w:basedOn w:val="Normal"/>
    <w:qFormat/>
    <w:rsid w:val="007227F7"/>
    <w:rPr>
      <w:i/>
      <w:color w:val="6C6F70"/>
      <w:sz w:val="28"/>
      <w:szCs w:val="28"/>
    </w:rPr>
  </w:style>
  <w:style w:type="paragraph" w:customStyle="1" w:styleId="H2-Heading">
    <w:name w:val="*H2-Heading"/>
    <w:basedOn w:val="Normal"/>
    <w:link w:val="H2-HeadingChar"/>
    <w:autoRedefine/>
    <w:qFormat/>
    <w:rsid w:val="001467FD"/>
    <w:pPr>
      <w:tabs>
        <w:tab w:val="left" w:pos="360"/>
      </w:tabs>
      <w:spacing w:before="240" w:after="0" w:line="240" w:lineRule="auto"/>
      <w:outlineLvl w:val="0"/>
    </w:pPr>
    <w:rPr>
      <w:rFonts w:eastAsia="Times New Roman"/>
      <w:b/>
      <w:sz w:val="28"/>
      <w:szCs w:val="18"/>
    </w:rPr>
  </w:style>
  <w:style w:type="paragraph" w:customStyle="1" w:styleId="Caption-Figure">
    <w:name w:val="*Caption-Figure"/>
    <w:basedOn w:val="Normal"/>
    <w:qFormat/>
    <w:rsid w:val="00F36445"/>
    <w:pPr>
      <w:spacing w:before="0" w:after="60" w:line="240" w:lineRule="auto"/>
    </w:pPr>
    <w:rPr>
      <w:rFonts w:eastAsia="Times New Roman"/>
      <w:i/>
      <w:shd w:val="clear" w:color="auto" w:fill="FFFFFF"/>
    </w:rPr>
  </w:style>
  <w:style w:type="paragraph" w:customStyle="1" w:styleId="BodyIndent-NumberBold">
    <w:name w:val="*Body Indent-Number(Bold)"/>
    <w:basedOn w:val="BodyIndent-TextNumbering"/>
    <w:qFormat/>
    <w:rsid w:val="00FC5843"/>
    <w:pPr>
      <w:numPr>
        <w:numId w:val="3"/>
      </w:numPr>
      <w:spacing w:before="0" w:line="240" w:lineRule="auto"/>
    </w:pPr>
    <w:rPr>
      <w:rFonts w:eastAsia="SimSun"/>
      <w:b/>
      <w:snapToGrid w:val="0"/>
      <w:szCs w:val="19"/>
      <w:lang w:eastAsia="zh-CN"/>
    </w:rPr>
  </w:style>
  <w:style w:type="paragraph" w:customStyle="1" w:styleId="BodyIndent-TextNumbering">
    <w:name w:val="*Body Indent-Text(Numbering)"/>
    <w:qFormat/>
    <w:rsid w:val="00CE1A5F"/>
    <w:pPr>
      <w:numPr>
        <w:numId w:val="11"/>
      </w:numPr>
      <w:spacing w:before="160" w:line="240" w:lineRule="atLeast"/>
      <w:jc w:val="both"/>
    </w:pPr>
    <w:rPr>
      <w:snapToGrid/>
    </w:rPr>
  </w:style>
  <w:style w:type="paragraph" w:customStyle="1" w:styleId="BodyIndent-Text">
    <w:name w:val="*Body Indent-Text"/>
    <w:basedOn w:val="Normal"/>
    <w:qFormat/>
    <w:rsid w:val="007227F7"/>
    <w:pPr>
      <w:tabs>
        <w:tab w:val="right" w:pos="9360"/>
      </w:tabs>
      <w:spacing w:before="100" w:line="240" w:lineRule="exact"/>
      <w:ind w:left="720"/>
      <w:jc w:val="both"/>
    </w:pPr>
  </w:style>
  <w:style w:type="paragraph" w:customStyle="1" w:styleId="BodyIndent-TextBold-Numbering">
    <w:name w:val="*Body Indent-Text (Bold-Numbering)"/>
    <w:qFormat/>
    <w:rsid w:val="00F36445"/>
    <w:pPr>
      <w:numPr>
        <w:numId w:val="4"/>
      </w:numPr>
      <w:ind w:left="720"/>
    </w:pPr>
    <w:rPr>
      <w:b/>
    </w:rPr>
  </w:style>
  <w:style w:type="paragraph" w:customStyle="1" w:styleId="BodyIndent-TextSmallBullet">
    <w:name w:val="*Body Indent-Text (Small Bullet)"/>
    <w:basedOn w:val="BodyIndent-Text"/>
    <w:qFormat/>
    <w:rsid w:val="00A24172"/>
    <w:pPr>
      <w:numPr>
        <w:numId w:val="5"/>
      </w:numPr>
      <w:tabs>
        <w:tab w:val="clear" w:pos="9360"/>
        <w:tab w:val="right" w:pos="360"/>
      </w:tabs>
      <w:ind w:left="1080"/>
    </w:pPr>
  </w:style>
  <w:style w:type="paragraph" w:customStyle="1" w:styleId="LastPageFooter">
    <w:name w:val="*Last Page Footer"/>
    <w:basedOn w:val="Normal"/>
    <w:rsid w:val="00CE1A5F"/>
    <w:pPr>
      <w:spacing w:before="0" w:after="0" w:line="240" w:lineRule="auto"/>
      <w:jc w:val="both"/>
    </w:pPr>
    <w:rPr>
      <w:color w:val="000000"/>
      <w:sz w:val="17"/>
    </w:rPr>
  </w:style>
  <w:style w:type="character" w:customStyle="1" w:styleId="BodyOverbar">
    <w:name w:val="**Body Overbar"/>
    <w:uiPriority w:val="1"/>
    <w:qFormat/>
    <w:rsid w:val="002049A4"/>
    <w:rPr>
      <w:rFonts w:ascii="ArialNarrow" w:hAnsi="ArialNarrow"/>
      <w:sz w:val="22"/>
    </w:rPr>
  </w:style>
  <w:style w:type="character" w:customStyle="1" w:styleId="H2-HeadingOverbar">
    <w:name w:val="**H2-Heading Overbar"/>
    <w:uiPriority w:val="1"/>
    <w:qFormat/>
    <w:rsid w:val="002049A4"/>
    <w:rPr>
      <w:rFonts w:ascii="ArialNarrow" w:hAnsi="ArialNarrow"/>
      <w:sz w:val="28"/>
    </w:rPr>
  </w:style>
  <w:style w:type="character" w:customStyle="1" w:styleId="H1-TitleOverbar">
    <w:name w:val="**H1-Title Overbar"/>
    <w:uiPriority w:val="1"/>
    <w:qFormat/>
    <w:rsid w:val="007227F7"/>
    <w:rPr>
      <w:rFonts w:ascii="ArialNarrow" w:hAnsi="ArialNarrow"/>
      <w:b/>
      <w:sz w:val="40"/>
    </w:rPr>
  </w:style>
  <w:style w:type="character" w:customStyle="1" w:styleId="H2-HeadingSuperscript">
    <w:name w:val="**H2-Heading Superscript"/>
    <w:uiPriority w:val="1"/>
    <w:qFormat/>
    <w:rsid w:val="00080848"/>
    <w:rPr>
      <w:rFonts w:ascii="Arial" w:hAnsi="Arial"/>
      <w:spacing w:val="0"/>
      <w:w w:val="100"/>
      <w:position w:val="4"/>
      <w:sz w:val="24"/>
    </w:rPr>
  </w:style>
  <w:style w:type="character" w:customStyle="1" w:styleId="H2-HeadingSubscript">
    <w:name w:val="**H2-Heading Subscript"/>
    <w:uiPriority w:val="1"/>
    <w:qFormat/>
    <w:rsid w:val="00080848"/>
    <w:rPr>
      <w:rFonts w:ascii="Arial" w:hAnsi="Arial"/>
      <w:spacing w:val="0"/>
      <w:w w:val="100"/>
      <w:position w:val="-4"/>
      <w:sz w:val="26"/>
    </w:rPr>
  </w:style>
  <w:style w:type="character" w:customStyle="1" w:styleId="TableHeaderSuperscript">
    <w:name w:val="**Table Header Superscript"/>
    <w:uiPriority w:val="1"/>
    <w:qFormat/>
    <w:rsid w:val="00E36AB0"/>
    <w:rPr>
      <w:rFonts w:ascii="Arial" w:hAnsi="Arial"/>
      <w:spacing w:val="0"/>
      <w:w w:val="100"/>
      <w:position w:val="4"/>
      <w:sz w:val="16"/>
    </w:rPr>
  </w:style>
  <w:style w:type="character" w:customStyle="1" w:styleId="TableTextCenterSuperscript">
    <w:name w:val="**Table Text (Center) Superscript"/>
    <w:uiPriority w:val="1"/>
    <w:qFormat/>
    <w:rsid w:val="00E36AB0"/>
    <w:rPr>
      <w:rFonts w:ascii="Arial" w:hAnsi="Arial"/>
      <w:spacing w:val="0"/>
      <w:w w:val="100"/>
      <w:position w:val="4"/>
      <w:sz w:val="16"/>
    </w:rPr>
  </w:style>
  <w:style w:type="character" w:customStyle="1" w:styleId="TableHeaderSubscript">
    <w:name w:val="**Table Header Subscript"/>
    <w:uiPriority w:val="1"/>
    <w:qFormat/>
    <w:rsid w:val="00E36AB0"/>
    <w:rPr>
      <w:rFonts w:ascii="Arial" w:hAnsi="Arial"/>
      <w:spacing w:val="0"/>
      <w:w w:val="100"/>
      <w:position w:val="-4"/>
      <w:sz w:val="18"/>
    </w:rPr>
  </w:style>
  <w:style w:type="character" w:customStyle="1" w:styleId="TableTextCenterSubscript">
    <w:name w:val="**Table Text (Center) Subscript"/>
    <w:uiPriority w:val="1"/>
    <w:qFormat/>
    <w:rsid w:val="00E36AB0"/>
    <w:rPr>
      <w:rFonts w:ascii="Arial" w:hAnsi="Arial"/>
      <w:spacing w:val="0"/>
      <w:w w:val="100"/>
      <w:position w:val="-4"/>
      <w:sz w:val="18"/>
    </w:rPr>
  </w:style>
  <w:style w:type="character" w:customStyle="1" w:styleId="TableTextSubscript">
    <w:name w:val="**Table Text Subscript"/>
    <w:uiPriority w:val="1"/>
    <w:qFormat/>
    <w:rsid w:val="00E36AB0"/>
    <w:rPr>
      <w:rFonts w:ascii="Arial" w:hAnsi="Arial"/>
      <w:spacing w:val="0"/>
      <w:w w:val="100"/>
      <w:position w:val="-4"/>
      <w:sz w:val="18"/>
    </w:rPr>
  </w:style>
  <w:style w:type="character" w:customStyle="1" w:styleId="TableTextSuperscript">
    <w:name w:val="**Table Text Superscript"/>
    <w:uiPriority w:val="1"/>
    <w:qFormat/>
    <w:rsid w:val="00E36AB0"/>
    <w:rPr>
      <w:rFonts w:ascii="Arial" w:hAnsi="Arial"/>
      <w:spacing w:val="0"/>
      <w:w w:val="100"/>
      <w:position w:val="4"/>
      <w:sz w:val="16"/>
    </w:rPr>
  </w:style>
  <w:style w:type="character" w:customStyle="1" w:styleId="TableHeaderOverbar">
    <w:name w:val="**Table Header Overbar"/>
    <w:uiPriority w:val="1"/>
    <w:qFormat/>
    <w:rsid w:val="00E36AB0"/>
    <w:rPr>
      <w:rFonts w:ascii="ArialNarrow" w:hAnsi="ArialNarrow"/>
      <w:spacing w:val="0"/>
      <w:w w:val="100"/>
      <w:position w:val="0"/>
      <w:sz w:val="19"/>
    </w:rPr>
  </w:style>
  <w:style w:type="character" w:customStyle="1" w:styleId="TableTextOverbar">
    <w:name w:val="**Table Text Overbar"/>
    <w:uiPriority w:val="1"/>
    <w:qFormat/>
    <w:rsid w:val="00F36445"/>
    <w:rPr>
      <w:rFonts w:ascii="ArialNarrow" w:hAnsi="ArialNarrow"/>
      <w:sz w:val="17"/>
    </w:rPr>
  </w:style>
  <w:style w:type="character" w:customStyle="1" w:styleId="TableTextCenterOverbar">
    <w:name w:val="**Table Text (Center) Overbar"/>
    <w:uiPriority w:val="1"/>
    <w:qFormat/>
    <w:rsid w:val="00F36445"/>
    <w:rPr>
      <w:rFonts w:ascii="ArialNarrow" w:hAnsi="ArialNarrow"/>
      <w:sz w:val="17"/>
    </w:rPr>
  </w:style>
  <w:style w:type="character" w:customStyle="1" w:styleId="Caption-FigureSubscript">
    <w:name w:val="**Caption-Figure Subscript"/>
    <w:uiPriority w:val="1"/>
    <w:qFormat/>
    <w:rsid w:val="00F36445"/>
    <w:rPr>
      <w:rFonts w:ascii="Arial" w:hAnsi="Arial"/>
      <w:spacing w:val="0"/>
      <w:w w:val="100"/>
      <w:position w:val="-4"/>
      <w:sz w:val="20"/>
    </w:rPr>
  </w:style>
  <w:style w:type="character" w:customStyle="1" w:styleId="Caption-FigureSuperscript">
    <w:name w:val="**Caption-Figure Superscript"/>
    <w:uiPriority w:val="1"/>
    <w:qFormat/>
    <w:rsid w:val="00F36445"/>
    <w:rPr>
      <w:rFonts w:ascii="Arial" w:hAnsi="Arial"/>
      <w:spacing w:val="0"/>
      <w:w w:val="100"/>
      <w:position w:val="4"/>
      <w:sz w:val="20"/>
    </w:rPr>
  </w:style>
  <w:style w:type="character" w:customStyle="1" w:styleId="Caption-FigureOverbar">
    <w:name w:val="**Caption-Figure Overbar"/>
    <w:uiPriority w:val="1"/>
    <w:qFormat/>
    <w:rsid w:val="00F36445"/>
    <w:rPr>
      <w:rFonts w:ascii="ArialNarrow" w:hAnsi="ArialNarrow"/>
      <w:i/>
      <w:sz w:val="22"/>
    </w:rPr>
  </w:style>
  <w:style w:type="paragraph" w:customStyle="1" w:styleId="Abstract">
    <w:name w:val="*Abstract"/>
    <w:basedOn w:val="H2-Heading"/>
    <w:qFormat/>
    <w:rsid w:val="007227F7"/>
    <w:rPr>
      <w:color w:val="6C6F70"/>
    </w:rPr>
  </w:style>
  <w:style w:type="paragraph" w:styleId="Header">
    <w:name w:val="header"/>
    <w:basedOn w:val="Normal"/>
    <w:link w:val="HeaderChar"/>
    <w:uiPriority w:val="99"/>
    <w:unhideWhenUsed/>
    <w:locked/>
    <w:rsid w:val="006C5DB7"/>
    <w:pPr>
      <w:tabs>
        <w:tab w:val="center" w:pos="4680"/>
        <w:tab w:val="right" w:pos="9360"/>
      </w:tabs>
    </w:pPr>
  </w:style>
  <w:style w:type="character" w:customStyle="1" w:styleId="HeaderChar">
    <w:name w:val="Header Char"/>
    <w:link w:val="Header"/>
    <w:uiPriority w:val="99"/>
    <w:rsid w:val="006C5DB7"/>
    <w:rPr>
      <w:sz w:val="22"/>
      <w:szCs w:val="22"/>
    </w:rPr>
  </w:style>
  <w:style w:type="paragraph" w:styleId="Footer">
    <w:name w:val="footer"/>
    <w:aliases w:val="*Footer"/>
    <w:basedOn w:val="Body"/>
    <w:link w:val="FooterChar"/>
    <w:uiPriority w:val="99"/>
    <w:unhideWhenUsed/>
    <w:rsid w:val="002760FB"/>
  </w:style>
  <w:style w:type="character" w:customStyle="1" w:styleId="FooterChar">
    <w:name w:val="Footer Char"/>
    <w:aliases w:val="*Footer Char"/>
    <w:link w:val="Footer"/>
    <w:uiPriority w:val="99"/>
    <w:rsid w:val="002760FB"/>
    <w:rPr>
      <w:rFonts w:eastAsia="SimSun"/>
      <w:szCs w:val="19"/>
      <w:lang w:eastAsia="zh-CN"/>
    </w:rPr>
  </w:style>
  <w:style w:type="paragraph" w:customStyle="1" w:styleId="Bullet">
    <w:name w:val="*Bullet"/>
    <w:basedOn w:val="BodyIndent-TextSmallBullet"/>
    <w:qFormat/>
    <w:rsid w:val="00FE2869"/>
    <w:pPr>
      <w:numPr>
        <w:numId w:val="6"/>
      </w:numPr>
    </w:pPr>
  </w:style>
  <w:style w:type="paragraph" w:customStyle="1" w:styleId="H3-Heading">
    <w:name w:val="*H3-Heading"/>
    <w:basedOn w:val="H2-Heading"/>
    <w:autoRedefine/>
    <w:qFormat/>
    <w:rsid w:val="001467FD"/>
    <w:pPr>
      <w:outlineLvl w:val="1"/>
    </w:pPr>
    <w:rPr>
      <w:sz w:val="24"/>
    </w:rPr>
  </w:style>
  <w:style w:type="paragraph" w:styleId="TOCHeading">
    <w:name w:val="TOC Heading"/>
    <w:aliases w:val="*TOC Heading"/>
    <w:basedOn w:val="Heading1"/>
    <w:next w:val="Normal"/>
    <w:uiPriority w:val="39"/>
    <w:unhideWhenUsed/>
    <w:qFormat/>
    <w:rsid w:val="0008149C"/>
    <w:pPr>
      <w:keepNext/>
      <w:keepLines/>
      <w:numPr>
        <w:numId w:val="0"/>
      </w:numPr>
      <w:spacing w:before="240" w:line="259" w:lineRule="auto"/>
      <w:outlineLvl w:val="9"/>
    </w:pPr>
    <w:rPr>
      <w:rFonts w:eastAsia="MS Gothic"/>
      <w:b w:val="0"/>
      <w:i w:val="0"/>
      <w:sz w:val="32"/>
      <w:szCs w:val="32"/>
    </w:rPr>
  </w:style>
  <w:style w:type="paragraph" w:styleId="TOC2">
    <w:name w:val="toc 2"/>
    <w:aliases w:val="*TOC 2"/>
    <w:basedOn w:val="Normal"/>
    <w:next w:val="Normal"/>
    <w:autoRedefine/>
    <w:uiPriority w:val="39"/>
    <w:unhideWhenUsed/>
    <w:rsid w:val="0008149C"/>
    <w:pPr>
      <w:spacing w:after="100"/>
      <w:ind w:left="220"/>
    </w:pPr>
  </w:style>
  <w:style w:type="paragraph" w:styleId="TOC1">
    <w:name w:val="toc 1"/>
    <w:aliases w:val="*TOC 1"/>
    <w:basedOn w:val="Normal"/>
    <w:next w:val="Normal"/>
    <w:autoRedefine/>
    <w:uiPriority w:val="39"/>
    <w:unhideWhenUsed/>
    <w:rsid w:val="0008149C"/>
    <w:pPr>
      <w:spacing w:after="100"/>
    </w:pPr>
  </w:style>
  <w:style w:type="paragraph" w:styleId="TOC3">
    <w:name w:val="toc 3"/>
    <w:basedOn w:val="Normal"/>
    <w:next w:val="Normal"/>
    <w:autoRedefine/>
    <w:uiPriority w:val="39"/>
    <w:unhideWhenUsed/>
    <w:rsid w:val="0008149C"/>
    <w:pPr>
      <w:spacing w:before="0" w:after="100" w:line="259" w:lineRule="auto"/>
      <w:ind w:left="440"/>
    </w:pPr>
    <w:rPr>
      <w:rFonts w:eastAsia="Times New Roman"/>
    </w:rPr>
  </w:style>
  <w:style w:type="character" w:styleId="Hyperlink">
    <w:name w:val="Hyperlink"/>
    <w:aliases w:val="**Hyperlink,*Hyperlink"/>
    <w:uiPriority w:val="99"/>
    <w:unhideWhenUsed/>
    <w:rsid w:val="00AF1583"/>
    <w:rPr>
      <w:rFonts w:ascii="Arial" w:hAnsi="Arial"/>
      <w:b/>
      <w:color w:val="auto"/>
      <w:sz w:val="22"/>
      <w:u w:val="none"/>
    </w:rPr>
  </w:style>
  <w:style w:type="paragraph" w:customStyle="1" w:styleId="H4-Heading">
    <w:name w:val="*H4-Heading"/>
    <w:basedOn w:val="H3-Heading"/>
    <w:qFormat/>
    <w:rsid w:val="008462B3"/>
    <w:rPr>
      <w:i/>
      <w:sz w:val="22"/>
    </w:rPr>
  </w:style>
  <w:style w:type="paragraph" w:customStyle="1" w:styleId="TableTitle">
    <w:name w:val="*Table Title"/>
    <w:basedOn w:val="H2-Heading"/>
    <w:autoRedefine/>
    <w:qFormat/>
    <w:rsid w:val="00845343"/>
    <w:pPr>
      <w:outlineLvl w:val="9"/>
    </w:pPr>
    <w:rPr>
      <w:sz w:val="22"/>
      <w:szCs w:val="14"/>
    </w:rPr>
  </w:style>
  <w:style w:type="paragraph" w:styleId="TOC4">
    <w:name w:val="toc 4"/>
    <w:basedOn w:val="Normal"/>
    <w:next w:val="Normal"/>
    <w:autoRedefine/>
    <w:uiPriority w:val="39"/>
    <w:semiHidden/>
    <w:unhideWhenUsed/>
    <w:locked/>
    <w:rsid w:val="008462B3"/>
    <w:pPr>
      <w:ind w:left="660"/>
    </w:pPr>
    <w:rPr>
      <w:rFonts w:ascii="Whitney Book" w:hAnsi="Whitney Book"/>
    </w:rPr>
  </w:style>
  <w:style w:type="paragraph" w:styleId="TableofFigures">
    <w:name w:val="table of figures"/>
    <w:basedOn w:val="Normal"/>
    <w:next w:val="Normal"/>
    <w:uiPriority w:val="99"/>
    <w:unhideWhenUsed/>
    <w:locked/>
    <w:rsid w:val="008462B3"/>
    <w:rPr>
      <w:rFonts w:ascii="Whitney Book" w:hAnsi="Whitney Book"/>
    </w:rPr>
  </w:style>
  <w:style w:type="paragraph" w:customStyle="1" w:styleId="TableofContents">
    <w:name w:val="*Table of Contents"/>
    <w:basedOn w:val="H2-Heading"/>
    <w:qFormat/>
    <w:rsid w:val="007227F7"/>
  </w:style>
  <w:style w:type="paragraph" w:customStyle="1" w:styleId="Logo">
    <w:name w:val="*Logo"/>
    <w:basedOn w:val="H1-TitleADI"/>
    <w:qFormat/>
    <w:rsid w:val="00B66106"/>
    <w:pPr>
      <w:ind w:left="-450"/>
    </w:pPr>
  </w:style>
  <w:style w:type="character" w:customStyle="1" w:styleId="H3-HeadingOverbar">
    <w:name w:val="**H3-Heading Overbar"/>
    <w:uiPriority w:val="1"/>
    <w:rsid w:val="00080848"/>
    <w:rPr>
      <w:rFonts w:ascii="ArialNarrow" w:eastAsia="SimSun" w:hAnsi="ArialNarrow"/>
    </w:rPr>
  </w:style>
  <w:style w:type="character" w:customStyle="1" w:styleId="H3-HeadingSuperscript">
    <w:name w:val="**H3-Heading Superscript"/>
    <w:uiPriority w:val="1"/>
    <w:rsid w:val="00080848"/>
    <w:rPr>
      <w:rFonts w:ascii="Arial" w:eastAsia="SimSun" w:hAnsi="Arial"/>
      <w:position w:val="4"/>
      <w:sz w:val="22"/>
      <w:vertAlign w:val="baseline"/>
    </w:rPr>
  </w:style>
  <w:style w:type="character" w:customStyle="1" w:styleId="H4-HeadingSubscript">
    <w:name w:val="**H4-Heading Subscript"/>
    <w:uiPriority w:val="1"/>
    <w:rsid w:val="00080848"/>
    <w:rPr>
      <w:rFonts w:ascii="Arial" w:hAnsi="Arial"/>
      <w:position w:val="-4"/>
      <w:sz w:val="18"/>
      <w:szCs w:val="26"/>
      <w:vertAlign w:val="baseline"/>
    </w:rPr>
  </w:style>
  <w:style w:type="paragraph" w:customStyle="1" w:styleId="Bullet-Small">
    <w:name w:val="*Bullet-Small"/>
    <w:basedOn w:val="Bullet"/>
    <w:qFormat/>
    <w:rsid w:val="00B66106"/>
    <w:pPr>
      <w:numPr>
        <w:numId w:val="8"/>
      </w:numPr>
    </w:pPr>
  </w:style>
  <w:style w:type="character" w:customStyle="1" w:styleId="H4-HeadingSuperscript">
    <w:name w:val="**H4-Heading Superscript"/>
    <w:uiPriority w:val="1"/>
    <w:rsid w:val="00080848"/>
    <w:rPr>
      <w:rFonts w:ascii="Arial" w:hAnsi="Arial"/>
      <w:position w:val="4"/>
      <w:sz w:val="18"/>
      <w:szCs w:val="26"/>
      <w:vertAlign w:val="baseline"/>
    </w:rPr>
  </w:style>
  <w:style w:type="character" w:customStyle="1" w:styleId="H4-HeadingOverbar">
    <w:name w:val="**H4-Heading Overbar"/>
    <w:uiPriority w:val="1"/>
    <w:rsid w:val="00F36445"/>
    <w:rPr>
      <w:rFonts w:ascii="ArialNarrow" w:hAnsi="ArialNarrow"/>
      <w:i/>
      <w:position w:val="-4"/>
      <w:sz w:val="22"/>
      <w:szCs w:val="22"/>
    </w:rPr>
  </w:style>
  <w:style w:type="paragraph" w:customStyle="1" w:styleId="BodyIndent-TextNumberingSmall">
    <w:name w:val="*Body Indent-Text(Numbering Small)"/>
    <w:basedOn w:val="BodyIndent-TextNumbering"/>
    <w:qFormat/>
    <w:rsid w:val="00045FB1"/>
    <w:pPr>
      <w:numPr>
        <w:numId w:val="7"/>
      </w:numPr>
      <w:tabs>
        <w:tab w:val="right" w:pos="288"/>
      </w:tabs>
      <w:ind w:left="1080"/>
    </w:pPr>
  </w:style>
  <w:style w:type="character" w:customStyle="1" w:styleId="H3-HeadingSubscript">
    <w:name w:val="**H3-Heading Subscript"/>
    <w:basedOn w:val="BodySubscript"/>
    <w:uiPriority w:val="1"/>
    <w:qFormat/>
    <w:rsid w:val="00080848"/>
    <w:rPr>
      <w:rFonts w:ascii="Arial" w:hAnsi="Arial" w:cs="Arial"/>
      <w:spacing w:val="0"/>
      <w:w w:val="100"/>
      <w:position w:val="-4"/>
      <w:sz w:val="24"/>
    </w:rPr>
  </w:style>
  <w:style w:type="character" w:styleId="Strong">
    <w:name w:val="Strong"/>
    <w:basedOn w:val="DefaultParagraphFont"/>
    <w:uiPriority w:val="22"/>
    <w:qFormat/>
    <w:locked/>
    <w:rsid w:val="00962371"/>
    <w:rPr>
      <w:b/>
      <w:bCs/>
    </w:rPr>
  </w:style>
  <w:style w:type="paragraph" w:styleId="ListParagraph">
    <w:name w:val="List Paragraph"/>
    <w:basedOn w:val="Normal"/>
    <w:uiPriority w:val="34"/>
    <w:qFormat/>
    <w:locked/>
    <w:rsid w:val="00962371"/>
    <w:pPr>
      <w:ind w:left="720"/>
      <w:contextualSpacing/>
    </w:pPr>
  </w:style>
  <w:style w:type="table" w:styleId="GridTable6Colorful-Accent3">
    <w:name w:val="Grid Table 6 Colorful Accent 3"/>
    <w:basedOn w:val="TableNormal"/>
    <w:uiPriority w:val="51"/>
    <w:locked/>
    <w:rsid w:val="0096237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Bullet-NumbersSmall">
    <w:name w:val="*Bullet-Numbers Small"/>
    <w:basedOn w:val="Normal"/>
    <w:qFormat/>
    <w:rsid w:val="005E7924"/>
    <w:pPr>
      <w:tabs>
        <w:tab w:val="right" w:pos="288"/>
        <w:tab w:val="right" w:pos="360"/>
      </w:tabs>
      <w:spacing w:before="100" w:line="240" w:lineRule="exact"/>
      <w:ind w:left="1800" w:hanging="360"/>
      <w:jc w:val="both"/>
    </w:pPr>
  </w:style>
  <w:style w:type="paragraph" w:styleId="BalloonText">
    <w:name w:val="Balloon Text"/>
    <w:basedOn w:val="Normal"/>
    <w:link w:val="BalloonTextChar"/>
    <w:uiPriority w:val="99"/>
    <w:semiHidden/>
    <w:unhideWhenUsed/>
    <w:locked/>
    <w:rsid w:val="00EB023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0230"/>
    <w:rPr>
      <w:rFonts w:ascii="Segoe UI" w:hAnsi="Segoe UI" w:cs="Segoe UI"/>
      <w:sz w:val="18"/>
      <w:szCs w:val="18"/>
    </w:rPr>
  </w:style>
  <w:style w:type="character" w:styleId="FollowedHyperlink">
    <w:name w:val="FollowedHyperlink"/>
    <w:basedOn w:val="DefaultParagraphFont"/>
    <w:uiPriority w:val="99"/>
    <w:semiHidden/>
    <w:unhideWhenUsed/>
    <w:locked/>
    <w:rsid w:val="00A33A2F"/>
    <w:rPr>
      <w:color w:val="954F72" w:themeColor="followedHyperlink"/>
      <w:u w:val="single"/>
    </w:rPr>
  </w:style>
  <w:style w:type="paragraph" w:styleId="Caption">
    <w:name w:val="caption"/>
    <w:basedOn w:val="Normal"/>
    <w:next w:val="Normal"/>
    <w:uiPriority w:val="35"/>
    <w:unhideWhenUsed/>
    <w:qFormat/>
    <w:locked/>
    <w:rsid w:val="00545CEF"/>
    <w:pPr>
      <w:spacing w:before="0" w:after="200" w:line="240" w:lineRule="auto"/>
    </w:pPr>
    <w:rPr>
      <w:i/>
      <w:iCs/>
      <w:color w:val="44546A" w:themeColor="text2"/>
      <w:sz w:val="18"/>
      <w:szCs w:val="18"/>
    </w:rPr>
  </w:style>
  <w:style w:type="paragraph" w:customStyle="1" w:styleId="Default">
    <w:name w:val="Default"/>
    <w:rsid w:val="00545CEF"/>
    <w:pPr>
      <w:autoSpaceDE w:val="0"/>
      <w:autoSpaceDN w:val="0"/>
      <w:adjustRightInd w:val="0"/>
    </w:pPr>
    <w:rPr>
      <w:color w:val="000000"/>
      <w:sz w:val="24"/>
    </w:rPr>
  </w:style>
  <w:style w:type="character" w:customStyle="1" w:styleId="H2-HeadingChar">
    <w:name w:val="*H2-Heading Char"/>
    <w:basedOn w:val="DefaultParagraphFont"/>
    <w:link w:val="H2-Heading"/>
    <w:rsid w:val="001467FD"/>
    <w:rPr>
      <w:rFonts w:eastAsia="Times New Roman"/>
      <w:b/>
      <w:sz w:val="28"/>
      <w:szCs w:val="18"/>
    </w:rPr>
  </w:style>
  <w:style w:type="character" w:styleId="UnresolvedMention">
    <w:name w:val="Unresolved Mention"/>
    <w:basedOn w:val="DefaultParagraphFont"/>
    <w:uiPriority w:val="99"/>
    <w:semiHidden/>
    <w:unhideWhenUsed/>
    <w:locked/>
    <w:rsid w:val="0010756C"/>
    <w:rPr>
      <w:color w:val="605E5C"/>
      <w:shd w:val="clear" w:color="auto" w:fill="E1DFDD"/>
    </w:rPr>
  </w:style>
  <w:style w:type="paragraph" w:styleId="Revision">
    <w:name w:val="Revision"/>
    <w:hidden/>
    <w:uiPriority w:val="99"/>
    <w:semiHidden/>
    <w:rsid w:val="00A87279"/>
  </w:style>
  <w:style w:type="table" w:customStyle="1" w:styleId="TableGrid1">
    <w:name w:val="Table Grid1"/>
    <w:basedOn w:val="TableNormal"/>
    <w:next w:val="TableGrid"/>
    <w:uiPriority w:val="39"/>
    <w:rsid w:val="00DA7416"/>
    <w:rPr>
      <w:rFonts w:ascii="Calibri" w:eastAsia="PMingLiU" w:hAnsi="Calibri"/>
      <w:snapToGrid/>
      <w:lang w:eastAsia="zh-TW"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A7416"/>
    <w:rPr>
      <w:rFonts w:ascii="Calibri" w:eastAsia="PMingLiU" w:hAnsi="Calibri"/>
      <w:snapToGrid/>
      <w:lang w:eastAsia="zh-TW"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A7416"/>
    <w:rPr>
      <w:rFonts w:ascii="Calibri" w:eastAsia="PMingLiU" w:hAnsi="Calibri"/>
      <w:snapToGrid/>
      <w:lang w:eastAsia="zh-TW"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245">
      <w:bodyDiv w:val="1"/>
      <w:marLeft w:val="0"/>
      <w:marRight w:val="0"/>
      <w:marTop w:val="0"/>
      <w:marBottom w:val="0"/>
      <w:divBdr>
        <w:top w:val="none" w:sz="0" w:space="0" w:color="auto"/>
        <w:left w:val="none" w:sz="0" w:space="0" w:color="auto"/>
        <w:bottom w:val="none" w:sz="0" w:space="0" w:color="auto"/>
        <w:right w:val="none" w:sz="0" w:space="0" w:color="auto"/>
      </w:divBdr>
    </w:div>
    <w:div w:id="426655599">
      <w:bodyDiv w:val="1"/>
      <w:marLeft w:val="0"/>
      <w:marRight w:val="0"/>
      <w:marTop w:val="0"/>
      <w:marBottom w:val="0"/>
      <w:divBdr>
        <w:top w:val="none" w:sz="0" w:space="0" w:color="auto"/>
        <w:left w:val="none" w:sz="0" w:space="0" w:color="auto"/>
        <w:bottom w:val="none" w:sz="0" w:space="0" w:color="auto"/>
        <w:right w:val="none" w:sz="0" w:space="0" w:color="auto"/>
      </w:divBdr>
    </w:div>
    <w:div w:id="434641663">
      <w:bodyDiv w:val="1"/>
      <w:marLeft w:val="0"/>
      <w:marRight w:val="0"/>
      <w:marTop w:val="0"/>
      <w:marBottom w:val="0"/>
      <w:divBdr>
        <w:top w:val="none" w:sz="0" w:space="0" w:color="auto"/>
        <w:left w:val="none" w:sz="0" w:space="0" w:color="auto"/>
        <w:bottom w:val="none" w:sz="0" w:space="0" w:color="auto"/>
        <w:right w:val="none" w:sz="0" w:space="0" w:color="auto"/>
      </w:divBdr>
    </w:div>
    <w:div w:id="440611954">
      <w:bodyDiv w:val="1"/>
      <w:marLeft w:val="0"/>
      <w:marRight w:val="0"/>
      <w:marTop w:val="0"/>
      <w:marBottom w:val="0"/>
      <w:divBdr>
        <w:top w:val="none" w:sz="0" w:space="0" w:color="auto"/>
        <w:left w:val="none" w:sz="0" w:space="0" w:color="auto"/>
        <w:bottom w:val="none" w:sz="0" w:space="0" w:color="auto"/>
        <w:right w:val="none" w:sz="0" w:space="0" w:color="auto"/>
      </w:divBdr>
    </w:div>
    <w:div w:id="605427167">
      <w:bodyDiv w:val="1"/>
      <w:marLeft w:val="0"/>
      <w:marRight w:val="0"/>
      <w:marTop w:val="0"/>
      <w:marBottom w:val="0"/>
      <w:divBdr>
        <w:top w:val="none" w:sz="0" w:space="0" w:color="auto"/>
        <w:left w:val="none" w:sz="0" w:space="0" w:color="auto"/>
        <w:bottom w:val="none" w:sz="0" w:space="0" w:color="auto"/>
        <w:right w:val="none" w:sz="0" w:space="0" w:color="auto"/>
      </w:divBdr>
    </w:div>
    <w:div w:id="679047260">
      <w:bodyDiv w:val="1"/>
      <w:marLeft w:val="0"/>
      <w:marRight w:val="0"/>
      <w:marTop w:val="0"/>
      <w:marBottom w:val="0"/>
      <w:divBdr>
        <w:top w:val="none" w:sz="0" w:space="0" w:color="auto"/>
        <w:left w:val="none" w:sz="0" w:space="0" w:color="auto"/>
        <w:bottom w:val="none" w:sz="0" w:space="0" w:color="auto"/>
        <w:right w:val="none" w:sz="0" w:space="0" w:color="auto"/>
      </w:divBdr>
    </w:div>
    <w:div w:id="1143741001">
      <w:bodyDiv w:val="1"/>
      <w:marLeft w:val="0"/>
      <w:marRight w:val="0"/>
      <w:marTop w:val="0"/>
      <w:marBottom w:val="0"/>
      <w:divBdr>
        <w:top w:val="none" w:sz="0" w:space="0" w:color="auto"/>
        <w:left w:val="none" w:sz="0" w:space="0" w:color="auto"/>
        <w:bottom w:val="none" w:sz="0" w:space="0" w:color="auto"/>
        <w:right w:val="none" w:sz="0" w:space="0" w:color="auto"/>
      </w:divBdr>
    </w:div>
    <w:div w:id="1525291943">
      <w:bodyDiv w:val="1"/>
      <w:marLeft w:val="0"/>
      <w:marRight w:val="0"/>
      <w:marTop w:val="0"/>
      <w:marBottom w:val="0"/>
      <w:divBdr>
        <w:top w:val="none" w:sz="0" w:space="0" w:color="auto"/>
        <w:left w:val="none" w:sz="0" w:space="0" w:color="auto"/>
        <w:bottom w:val="none" w:sz="0" w:space="0" w:color="auto"/>
        <w:right w:val="none" w:sz="0" w:space="0" w:color="auto"/>
      </w:divBdr>
    </w:div>
    <w:div w:id="1618298042">
      <w:bodyDiv w:val="1"/>
      <w:marLeft w:val="0"/>
      <w:marRight w:val="0"/>
      <w:marTop w:val="0"/>
      <w:marBottom w:val="0"/>
      <w:divBdr>
        <w:top w:val="none" w:sz="0" w:space="0" w:color="auto"/>
        <w:left w:val="none" w:sz="0" w:space="0" w:color="auto"/>
        <w:bottom w:val="none" w:sz="0" w:space="0" w:color="auto"/>
        <w:right w:val="none" w:sz="0" w:space="0" w:color="auto"/>
      </w:divBdr>
    </w:div>
    <w:div w:id="1828083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4.jpeg"/><Relationship Id="rId26" Type="http://schemas.openxmlformats.org/officeDocument/2006/relationships/hyperlink" Target="https://slproweb.com/products/Win32OpenSSL.html" TargetMode="External"/><Relationship Id="rId39" Type="http://schemas.openxmlformats.org/officeDocument/2006/relationships/header" Target="header1.xml"/><Relationship Id="rId21" Type="http://schemas.openxmlformats.org/officeDocument/2006/relationships/hyperlink" Target="https://www.microsoft.com/en-us/download/details.aspx?id=40784" TargetMode="External"/><Relationship Id="rId34" Type="http://schemas.openxmlformats.org/officeDocument/2006/relationships/image" Target="media/image18.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os.mbed.com/media/downloads/drivers/mbedWinSerial_16466.ex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aximintegrated.com/en/design/technical-documents/userguides-and-manuals/6/6471.htm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maximintegrated.com/en/design/software-description.html/swpart=SFW0010820A" TargetMode="External"/><Relationship Id="rId17" Type="http://schemas.openxmlformats.org/officeDocument/2006/relationships/hyperlink" Target="https://www.mbed.com/en/"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cid:image010.png@01D74854.206A2940" TargetMode="External"/><Relationship Id="rId46" Type="http://schemas.microsoft.com/office/2011/relationships/people" Target="people.xml"/><Relationship Id="rId20" Type="http://schemas.openxmlformats.org/officeDocument/2006/relationships/image" Target="media/image6.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emf"/></Relationships>
</file>

<file path=word/_rels/header2.xml.rels><?xml version="1.0" encoding="UTF-8" standalone="yes"?>
<Relationships xmlns="http://schemas.openxmlformats.org/package/2006/relationships"><Relationship Id="rId1" Type="http://schemas.openxmlformats.org/officeDocument/2006/relationships/image" Target="media/image22.emf"/></Relationships>
</file>

<file path=word/_rels/header3.xml.rels><?xml version="1.0" encoding="UTF-8" standalone="yes"?>
<Relationships xmlns="http://schemas.openxmlformats.org/package/2006/relationships"><Relationship Id="rId1"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795D5454E1FAED47AAAEE1465F8C29BA" ma:contentTypeVersion="1" ma:contentTypeDescription="Create a new document." ma:contentTypeScope="" ma:versionID="9cd2e54b361adebc84036a4ca56143b0">
  <xsd:schema xmlns:xsd="http://www.w3.org/2001/XMLSchema" xmlns:xs="http://www.w3.org/2001/XMLSchema" xmlns:p="http://schemas.microsoft.com/office/2006/metadata/properties" targetNamespace="http://schemas.microsoft.com/office/2006/metadata/properties" ma:root="true" ma:fieldsID="069bd15139e7c5ec28c0149390f1738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B5E2C68-B626-47D9-8E0E-F7F4793994D1}">
  <ds:schemaRefs>
    <ds:schemaRef ds:uri="http://schemas.openxmlformats.org/officeDocument/2006/bibliography"/>
  </ds:schemaRefs>
</ds:datastoreItem>
</file>

<file path=customXml/itemProps2.xml><?xml version="1.0" encoding="utf-8"?>
<ds:datastoreItem xmlns:ds="http://schemas.openxmlformats.org/officeDocument/2006/customXml" ds:itemID="{B0754DCB-F561-4B7C-A48B-54CE5A1F1C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DB3501-B491-4D01-904C-77D4694976C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671BA5A-B80D-40C3-8808-B133CF05D6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1</Pages>
  <Words>2427</Words>
  <Characters>13837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Maxim Integrated</Company>
  <LinksUpToDate>false</LinksUpToDate>
  <CharactersWithSpaces>16232</CharactersWithSpaces>
  <SharedDoc>false</SharedDoc>
  <HLinks>
    <vt:vector size="54" baseType="variant">
      <vt:variant>
        <vt:i4>4718674</vt:i4>
      </vt:variant>
      <vt:variant>
        <vt:i4>60</vt:i4>
      </vt:variant>
      <vt:variant>
        <vt:i4>0</vt:i4>
      </vt:variant>
      <vt:variant>
        <vt:i4>5</vt:i4>
      </vt:variant>
      <vt:variant>
        <vt:lpwstr>https://support.microsoft.com/en-us/kb/296826</vt:lpwstr>
      </vt:variant>
      <vt:variant>
        <vt:lpwstr/>
      </vt:variant>
      <vt:variant>
        <vt:i4>1703988</vt:i4>
      </vt:variant>
      <vt:variant>
        <vt:i4>53</vt:i4>
      </vt:variant>
      <vt:variant>
        <vt:i4>0</vt:i4>
      </vt:variant>
      <vt:variant>
        <vt:i4>5</vt:i4>
      </vt:variant>
      <vt:variant>
        <vt:lpwstr/>
      </vt:variant>
      <vt:variant>
        <vt:lpwstr>_Toc466557396</vt:lpwstr>
      </vt:variant>
      <vt:variant>
        <vt:i4>1703988</vt:i4>
      </vt:variant>
      <vt:variant>
        <vt:i4>47</vt:i4>
      </vt:variant>
      <vt:variant>
        <vt:i4>0</vt:i4>
      </vt:variant>
      <vt:variant>
        <vt:i4>5</vt:i4>
      </vt:variant>
      <vt:variant>
        <vt:lpwstr/>
      </vt:variant>
      <vt:variant>
        <vt:lpwstr>_Toc466557395</vt:lpwstr>
      </vt:variant>
      <vt:variant>
        <vt:i4>1769524</vt:i4>
      </vt:variant>
      <vt:variant>
        <vt:i4>38</vt:i4>
      </vt:variant>
      <vt:variant>
        <vt:i4>0</vt:i4>
      </vt:variant>
      <vt:variant>
        <vt:i4>5</vt:i4>
      </vt:variant>
      <vt:variant>
        <vt:lpwstr/>
      </vt:variant>
      <vt:variant>
        <vt:lpwstr>_Toc466557381</vt:lpwstr>
      </vt:variant>
      <vt:variant>
        <vt:i4>1376308</vt:i4>
      </vt:variant>
      <vt:variant>
        <vt:i4>29</vt:i4>
      </vt:variant>
      <vt:variant>
        <vt:i4>0</vt:i4>
      </vt:variant>
      <vt:variant>
        <vt:i4>5</vt:i4>
      </vt:variant>
      <vt:variant>
        <vt:lpwstr/>
      </vt:variant>
      <vt:variant>
        <vt:lpwstr>_Toc466557363</vt:lpwstr>
      </vt:variant>
      <vt:variant>
        <vt:i4>1376308</vt:i4>
      </vt:variant>
      <vt:variant>
        <vt:i4>23</vt:i4>
      </vt:variant>
      <vt:variant>
        <vt:i4>0</vt:i4>
      </vt:variant>
      <vt:variant>
        <vt:i4>5</vt:i4>
      </vt:variant>
      <vt:variant>
        <vt:lpwstr/>
      </vt:variant>
      <vt:variant>
        <vt:lpwstr>_Toc466557361</vt:lpwstr>
      </vt:variant>
      <vt:variant>
        <vt:i4>1376308</vt:i4>
      </vt:variant>
      <vt:variant>
        <vt:i4>17</vt:i4>
      </vt:variant>
      <vt:variant>
        <vt:i4>0</vt:i4>
      </vt:variant>
      <vt:variant>
        <vt:i4>5</vt:i4>
      </vt:variant>
      <vt:variant>
        <vt:lpwstr/>
      </vt:variant>
      <vt:variant>
        <vt:lpwstr>_Toc466557360</vt:lpwstr>
      </vt:variant>
      <vt:variant>
        <vt:i4>1441844</vt:i4>
      </vt:variant>
      <vt:variant>
        <vt:i4>11</vt:i4>
      </vt:variant>
      <vt:variant>
        <vt:i4>0</vt:i4>
      </vt:variant>
      <vt:variant>
        <vt:i4>5</vt:i4>
      </vt:variant>
      <vt:variant>
        <vt:lpwstr/>
      </vt:variant>
      <vt:variant>
        <vt:lpwstr>_Toc466557359</vt:lpwstr>
      </vt:variant>
      <vt:variant>
        <vt:i4>1441844</vt:i4>
      </vt:variant>
      <vt:variant>
        <vt:i4>5</vt:i4>
      </vt:variant>
      <vt:variant>
        <vt:i4>0</vt:i4>
      </vt:variant>
      <vt:variant>
        <vt:i4>5</vt:i4>
      </vt:variant>
      <vt:variant>
        <vt:lpwstr/>
      </vt:variant>
      <vt:variant>
        <vt:lpwstr>_Toc466557358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UG6258; Rev 0; 2/16</dc:subject>
  <dc:creator>Natalie Greco</dc:creator>
  <cp:keywords/>
  <cp:lastModifiedBy>Kanal, Ozgun</cp:lastModifiedBy>
  <cp:revision>76</cp:revision>
  <cp:lastPrinted>2024-02-13T13:14:00Z</cp:lastPrinted>
  <dcterms:created xsi:type="dcterms:W3CDTF">2021-07-01T11:52:00Z</dcterms:created>
  <dcterms:modified xsi:type="dcterms:W3CDTF">2024-02-13T13:15:00Z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0x010100795D5454E1FAED47AAAEE1465F8C29BA</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y fmtid="{D5CDD505-2E9C-101B-9397-08002B2CF9AE}" pid="6" name="Order">
    <vt:r8>4400</vt:r8>
  </property>
</Properties>
</file>